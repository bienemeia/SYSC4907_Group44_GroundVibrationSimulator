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38DF" w14:textId="77777777" w:rsidR="00755F1E" w:rsidRPr="00D04BAF" w:rsidRDefault="00755F1E" w:rsidP="00D04BAF">
      <w:pPr>
        <w:pStyle w:val="Subtitle"/>
        <w:jc w:val="center"/>
        <w:rPr>
          <w:rStyle w:val="SubtleReference"/>
          <w:rFonts w:asciiTheme="majorHAnsi" w:hAnsiTheme="majorHAnsi" w:cstheme="majorHAnsi"/>
          <w:sz w:val="28"/>
          <w:szCs w:val="28"/>
        </w:rPr>
      </w:pPr>
      <w:bookmarkStart w:id="0" w:name="_Toc119587575"/>
      <w:bookmarkStart w:id="1" w:name="_Toc119587704"/>
      <w:bookmarkStart w:id="2" w:name="_Toc119591422"/>
      <w:bookmarkStart w:id="3" w:name="_Toc119591480"/>
      <w:commentRangeStart w:id="4"/>
      <w:commentRangeStart w:id="5"/>
      <w:r w:rsidRPr="00D04BAF">
        <w:rPr>
          <w:rStyle w:val="SubtleReference"/>
          <w:rFonts w:asciiTheme="majorHAnsi" w:hAnsiTheme="majorHAnsi" w:cstheme="majorHAnsi"/>
          <w:sz w:val="28"/>
          <w:szCs w:val="28"/>
        </w:rPr>
        <w:t>SYSC 4907 – Engineering Project</w:t>
      </w:r>
      <w:bookmarkEnd w:id="0"/>
      <w:bookmarkEnd w:id="1"/>
      <w:bookmarkEnd w:id="2"/>
      <w:bookmarkEnd w:id="3"/>
    </w:p>
    <w:p w14:paraId="41719210" w14:textId="77777777" w:rsidR="00755F1E" w:rsidRPr="00FB30DE" w:rsidRDefault="00755F1E" w:rsidP="0050368C">
      <w:pPr>
        <w:rPr>
          <w:rFonts w:cstheme="minorHAnsi"/>
          <w:sz w:val="6"/>
          <w:szCs w:val="10"/>
        </w:rPr>
      </w:pPr>
    </w:p>
    <w:p w14:paraId="3CFD3B7E" w14:textId="77777777" w:rsidR="00755F1E" w:rsidRPr="004404A5" w:rsidRDefault="00755F1E" w:rsidP="00E27E4D">
      <w:pPr>
        <w:pStyle w:val="Title"/>
        <w:jc w:val="center"/>
        <w:rPr>
          <w:rFonts w:cstheme="majorHAnsi"/>
          <w:b/>
          <w:bCs/>
        </w:rPr>
      </w:pPr>
      <w:r w:rsidRPr="004404A5">
        <w:rPr>
          <w:rFonts w:cstheme="majorHAnsi"/>
          <w:b/>
          <w:bCs/>
        </w:rPr>
        <w:t>Progress Report</w:t>
      </w:r>
    </w:p>
    <w:p w14:paraId="59E015C8" w14:textId="77777777" w:rsidR="00755F1E" w:rsidRPr="007C2186" w:rsidRDefault="00755F1E" w:rsidP="0050368C">
      <w:pPr>
        <w:rPr>
          <w:rFonts w:asciiTheme="majorHAnsi" w:hAnsiTheme="majorHAnsi"/>
          <w:sz w:val="20"/>
          <w:szCs w:val="24"/>
        </w:rPr>
      </w:pPr>
    </w:p>
    <w:p w14:paraId="04B07EAA" w14:textId="4A1C6897" w:rsidR="00755F1E" w:rsidRPr="007C2186" w:rsidRDefault="000934A3" w:rsidP="00E27E4D">
      <w:pPr>
        <w:pStyle w:val="Title"/>
        <w:jc w:val="center"/>
        <w:rPr>
          <w:rFonts w:cstheme="majorHAnsi"/>
          <w:sz w:val="48"/>
          <w:szCs w:val="48"/>
        </w:rPr>
      </w:pPr>
      <w:r>
        <w:rPr>
          <w:rFonts w:cstheme="majorHAnsi"/>
          <w:sz w:val="48"/>
          <w:szCs w:val="48"/>
        </w:rPr>
        <w:t>Industrial</w:t>
      </w:r>
      <w:commentRangeStart w:id="6"/>
      <w:r w:rsidR="00755F1E" w:rsidRPr="007C2186">
        <w:rPr>
          <w:rFonts w:cstheme="majorHAnsi"/>
          <w:sz w:val="48"/>
          <w:szCs w:val="48"/>
        </w:rPr>
        <w:t xml:space="preserve"> Ground Vibration Simulator for Investigating Vibration Effects on the Development of Turtle </w:t>
      </w:r>
      <w:commentRangeStart w:id="7"/>
      <w:r w:rsidR="00755F1E" w:rsidRPr="007C2186">
        <w:rPr>
          <w:rFonts w:cstheme="majorHAnsi"/>
          <w:sz w:val="48"/>
          <w:szCs w:val="48"/>
        </w:rPr>
        <w:t>Eggs</w:t>
      </w:r>
      <w:commentRangeEnd w:id="6"/>
      <w:r>
        <w:rPr>
          <w:rStyle w:val="CommentReference"/>
          <w:rFonts w:asciiTheme="minorHAnsi" w:eastAsiaTheme="minorHAnsi" w:hAnsiTheme="minorHAnsi" w:cstheme="minorBidi"/>
          <w:spacing w:val="0"/>
          <w:kern w:val="0"/>
          <w:lang w:val="en-CA"/>
        </w:rPr>
        <w:commentReference w:id="6"/>
      </w:r>
      <w:commentRangeEnd w:id="7"/>
      <w:r>
        <w:rPr>
          <w:rStyle w:val="CommentReference"/>
          <w:rFonts w:asciiTheme="minorHAnsi" w:eastAsiaTheme="minorHAnsi" w:hAnsiTheme="minorHAnsi" w:cstheme="minorBidi"/>
          <w:spacing w:val="0"/>
          <w:kern w:val="0"/>
          <w:lang w:val="en-CA"/>
        </w:rPr>
        <w:commentReference w:id="7"/>
      </w:r>
    </w:p>
    <w:p w14:paraId="01F7ED8B" w14:textId="77777777" w:rsidR="00755F1E" w:rsidRPr="00C16C7D" w:rsidRDefault="00755F1E" w:rsidP="0050368C"/>
    <w:p w14:paraId="58F2634B" w14:textId="5555BE21" w:rsidR="00755F1E" w:rsidRDefault="6B2DCDE0" w:rsidP="00E27E4D">
      <w:pPr>
        <w:jc w:val="center"/>
      </w:pPr>
      <w:r>
        <w:rPr>
          <w:noProof/>
        </w:rPr>
        <w:drawing>
          <wp:inline distT="0" distB="0" distL="0" distR="0" wp14:anchorId="22A2508B" wp14:editId="0F17FAF9">
            <wp:extent cx="3609975" cy="2722523"/>
            <wp:effectExtent l="0" t="0" r="0" b="1905"/>
            <wp:docPr id="1365508479" name="Picture 136550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22668" cy="2732096"/>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2322"/>
      </w:tblGrid>
      <w:tr w:rsidR="00755F1E" w:rsidRPr="00FB30DE" w14:paraId="2FD18EF0" w14:textId="77777777" w:rsidTr="00EC2D53">
        <w:trPr>
          <w:trHeight w:val="254"/>
          <w:jc w:val="center"/>
        </w:trPr>
        <w:tc>
          <w:tcPr>
            <w:tcW w:w="4652" w:type="dxa"/>
            <w:gridSpan w:val="2"/>
            <w:tcBorders>
              <w:bottom w:val="single" w:sz="4" w:space="0" w:color="auto"/>
            </w:tcBorders>
          </w:tcPr>
          <w:p w14:paraId="65D8235D" w14:textId="77777777" w:rsidR="00755F1E" w:rsidRPr="00FB30DE" w:rsidRDefault="00755F1E" w:rsidP="0047659D">
            <w:pPr>
              <w:pStyle w:val="Subtitle"/>
              <w:jc w:val="center"/>
              <w:rPr>
                <w:rFonts w:cstheme="minorHAnsi"/>
              </w:rPr>
            </w:pPr>
            <w:r w:rsidRPr="00FB30DE">
              <w:rPr>
                <w:rFonts w:cstheme="minorHAnsi"/>
              </w:rPr>
              <w:t>Team Members</w:t>
            </w:r>
          </w:p>
        </w:tc>
      </w:tr>
      <w:tr w:rsidR="00755F1E" w:rsidRPr="00FB30DE" w14:paraId="6B919574" w14:textId="77777777" w:rsidTr="00FB30DE">
        <w:trPr>
          <w:trHeight w:val="215"/>
          <w:jc w:val="center"/>
        </w:trPr>
        <w:tc>
          <w:tcPr>
            <w:tcW w:w="2330" w:type="dxa"/>
            <w:tcBorders>
              <w:top w:val="single" w:sz="4" w:space="0" w:color="auto"/>
              <w:right w:val="single" w:sz="4" w:space="0" w:color="auto"/>
            </w:tcBorders>
          </w:tcPr>
          <w:p w14:paraId="15655319" w14:textId="08F34D93" w:rsidR="00755F1E" w:rsidRPr="00FB30DE" w:rsidRDefault="00FB30DE" w:rsidP="007C2186">
            <w:pPr>
              <w:pStyle w:val="Subtitle"/>
              <w:jc w:val="right"/>
              <w:rPr>
                <w:rFonts w:cstheme="minorHAnsi"/>
              </w:rPr>
            </w:pPr>
            <w:r>
              <w:rPr>
                <w:rFonts w:cstheme="minorHAnsi"/>
              </w:rPr>
              <w:t>M</w:t>
            </w:r>
            <w:r w:rsidR="00755F1E" w:rsidRPr="00FB30DE">
              <w:rPr>
                <w:rFonts w:cstheme="minorHAnsi"/>
              </w:rPr>
              <w:t>eia Copeland</w:t>
            </w:r>
          </w:p>
        </w:tc>
        <w:tc>
          <w:tcPr>
            <w:tcW w:w="2322" w:type="dxa"/>
            <w:tcBorders>
              <w:top w:val="single" w:sz="4" w:space="0" w:color="auto"/>
              <w:left w:val="single" w:sz="4" w:space="0" w:color="auto"/>
            </w:tcBorders>
          </w:tcPr>
          <w:p w14:paraId="6B31AB9D" w14:textId="365746C9" w:rsidR="00755F1E" w:rsidRPr="00FB30DE" w:rsidRDefault="00755F1E" w:rsidP="007C2186">
            <w:pPr>
              <w:pStyle w:val="Subtitle"/>
              <w:jc w:val="left"/>
              <w:rPr>
                <w:rFonts w:cstheme="minorHAnsi"/>
              </w:rPr>
            </w:pPr>
            <w:r w:rsidRPr="00FB30DE">
              <w:rPr>
                <w:rFonts w:cstheme="minorHAnsi"/>
              </w:rPr>
              <w:t>100972654</w:t>
            </w:r>
          </w:p>
        </w:tc>
      </w:tr>
      <w:tr w:rsidR="00755F1E" w:rsidRPr="00FB30DE" w14:paraId="25AF3F23" w14:textId="77777777" w:rsidTr="00EC2D53">
        <w:trPr>
          <w:trHeight w:val="193"/>
          <w:jc w:val="center"/>
        </w:trPr>
        <w:tc>
          <w:tcPr>
            <w:tcW w:w="2330" w:type="dxa"/>
            <w:tcBorders>
              <w:right w:val="single" w:sz="4" w:space="0" w:color="auto"/>
            </w:tcBorders>
          </w:tcPr>
          <w:p w14:paraId="4B1F60E0" w14:textId="77777777" w:rsidR="00755F1E" w:rsidRPr="00FB30DE" w:rsidRDefault="00755F1E" w:rsidP="007C2186">
            <w:pPr>
              <w:pStyle w:val="Subtitle"/>
              <w:jc w:val="right"/>
              <w:rPr>
                <w:rFonts w:cstheme="minorHAnsi"/>
              </w:rPr>
            </w:pPr>
            <w:r w:rsidRPr="00FB30DE">
              <w:rPr>
                <w:rFonts w:cstheme="minorHAnsi"/>
              </w:rPr>
              <w:t>Shawaiz Khan</w:t>
            </w:r>
          </w:p>
        </w:tc>
        <w:tc>
          <w:tcPr>
            <w:tcW w:w="2322" w:type="dxa"/>
            <w:tcBorders>
              <w:left w:val="single" w:sz="4" w:space="0" w:color="auto"/>
            </w:tcBorders>
          </w:tcPr>
          <w:p w14:paraId="0DD45435" w14:textId="77777777" w:rsidR="00755F1E" w:rsidRPr="00FB30DE" w:rsidRDefault="00755F1E" w:rsidP="007C2186">
            <w:pPr>
              <w:pStyle w:val="Subtitle"/>
              <w:jc w:val="left"/>
              <w:rPr>
                <w:rFonts w:cstheme="minorHAnsi"/>
              </w:rPr>
            </w:pPr>
            <w:r w:rsidRPr="00FB30DE">
              <w:rPr>
                <w:rFonts w:cstheme="minorHAnsi"/>
              </w:rPr>
              <w:t>100917863</w:t>
            </w:r>
          </w:p>
        </w:tc>
      </w:tr>
      <w:tr w:rsidR="00755F1E" w:rsidRPr="00FB30DE" w14:paraId="1AADCBE2" w14:textId="77777777" w:rsidTr="00EC2D53">
        <w:trPr>
          <w:trHeight w:val="193"/>
          <w:jc w:val="center"/>
        </w:trPr>
        <w:tc>
          <w:tcPr>
            <w:tcW w:w="2330" w:type="dxa"/>
            <w:tcBorders>
              <w:right w:val="single" w:sz="4" w:space="0" w:color="auto"/>
            </w:tcBorders>
          </w:tcPr>
          <w:p w14:paraId="4F15D8F0" w14:textId="77777777" w:rsidR="00755F1E" w:rsidRPr="00FB30DE" w:rsidRDefault="00755F1E" w:rsidP="007C2186">
            <w:pPr>
              <w:pStyle w:val="Subtitle"/>
              <w:jc w:val="right"/>
              <w:rPr>
                <w:rFonts w:cstheme="minorHAnsi"/>
              </w:rPr>
            </w:pPr>
            <w:r w:rsidRPr="00FB30DE">
              <w:rPr>
                <w:rFonts w:cstheme="minorHAnsi"/>
              </w:rPr>
              <w:t>Talal Jaber</w:t>
            </w:r>
          </w:p>
        </w:tc>
        <w:tc>
          <w:tcPr>
            <w:tcW w:w="2322" w:type="dxa"/>
            <w:tcBorders>
              <w:left w:val="single" w:sz="4" w:space="0" w:color="auto"/>
            </w:tcBorders>
          </w:tcPr>
          <w:p w14:paraId="14304402" w14:textId="77777777" w:rsidR="00755F1E" w:rsidRPr="00FB30DE" w:rsidRDefault="00755F1E" w:rsidP="007C2186">
            <w:pPr>
              <w:pStyle w:val="Subtitle"/>
              <w:jc w:val="left"/>
              <w:rPr>
                <w:rFonts w:cstheme="minorHAnsi"/>
              </w:rPr>
            </w:pPr>
            <w:r w:rsidRPr="00FB30DE">
              <w:rPr>
                <w:rFonts w:cstheme="minorHAnsi"/>
              </w:rPr>
              <w:t>101167571</w:t>
            </w:r>
          </w:p>
        </w:tc>
      </w:tr>
      <w:tr w:rsidR="00755F1E" w:rsidRPr="00FB30DE" w14:paraId="196960B1" w14:textId="77777777" w:rsidTr="00EC2D53">
        <w:trPr>
          <w:trHeight w:val="193"/>
          <w:jc w:val="center"/>
        </w:trPr>
        <w:tc>
          <w:tcPr>
            <w:tcW w:w="2330" w:type="dxa"/>
            <w:tcBorders>
              <w:right w:val="single" w:sz="4" w:space="0" w:color="auto"/>
            </w:tcBorders>
          </w:tcPr>
          <w:p w14:paraId="187357B3" w14:textId="77777777" w:rsidR="00755F1E" w:rsidRPr="00FB30DE" w:rsidRDefault="00755F1E" w:rsidP="007C2186">
            <w:pPr>
              <w:pStyle w:val="Subtitle"/>
              <w:jc w:val="right"/>
              <w:rPr>
                <w:rFonts w:cstheme="minorHAnsi"/>
              </w:rPr>
            </w:pPr>
            <w:r w:rsidRPr="00FB30DE">
              <w:rPr>
                <w:rFonts w:cstheme="minorHAnsi"/>
              </w:rPr>
              <w:t xml:space="preserve">Marwan </w:t>
            </w:r>
            <w:proofErr w:type="spellStart"/>
            <w:r w:rsidRPr="00FB30DE">
              <w:rPr>
                <w:rFonts w:cstheme="minorHAnsi"/>
              </w:rPr>
              <w:t>Zeyada</w:t>
            </w:r>
            <w:proofErr w:type="spellEnd"/>
          </w:p>
        </w:tc>
        <w:tc>
          <w:tcPr>
            <w:tcW w:w="2322" w:type="dxa"/>
            <w:tcBorders>
              <w:left w:val="single" w:sz="4" w:space="0" w:color="auto"/>
            </w:tcBorders>
          </w:tcPr>
          <w:p w14:paraId="1BF82327" w14:textId="77777777" w:rsidR="00755F1E" w:rsidRPr="00FB30DE" w:rsidRDefault="00755F1E" w:rsidP="007C2186">
            <w:pPr>
              <w:pStyle w:val="Subtitle"/>
              <w:jc w:val="left"/>
              <w:rPr>
                <w:rFonts w:cstheme="minorHAnsi"/>
              </w:rPr>
            </w:pPr>
            <w:r w:rsidRPr="00FB30DE">
              <w:rPr>
                <w:rFonts w:cstheme="minorHAnsi"/>
              </w:rPr>
              <w:t>101141759</w:t>
            </w:r>
          </w:p>
        </w:tc>
      </w:tr>
      <w:tr w:rsidR="00755F1E" w:rsidRPr="00FB30DE" w14:paraId="65D51248" w14:textId="77777777" w:rsidTr="00EC2D53">
        <w:trPr>
          <w:trHeight w:val="379"/>
          <w:jc w:val="center"/>
        </w:trPr>
        <w:tc>
          <w:tcPr>
            <w:tcW w:w="2330" w:type="dxa"/>
            <w:tcBorders>
              <w:right w:val="single" w:sz="4" w:space="0" w:color="auto"/>
            </w:tcBorders>
          </w:tcPr>
          <w:p w14:paraId="7AAF31C0" w14:textId="77777777" w:rsidR="00755F1E" w:rsidRPr="00FB30DE" w:rsidRDefault="00755F1E" w:rsidP="007C2186">
            <w:pPr>
              <w:pStyle w:val="Subtitle"/>
              <w:jc w:val="right"/>
              <w:rPr>
                <w:rFonts w:cstheme="minorHAnsi"/>
              </w:rPr>
            </w:pPr>
            <w:commentRangeStart w:id="8"/>
            <w:proofErr w:type="spellStart"/>
            <w:r w:rsidRPr="00FB30DE">
              <w:rPr>
                <w:rFonts w:cstheme="minorHAnsi"/>
              </w:rPr>
              <w:t>Ranishka</w:t>
            </w:r>
            <w:proofErr w:type="spellEnd"/>
            <w:r w:rsidRPr="00FB30DE">
              <w:rPr>
                <w:rFonts w:cstheme="minorHAnsi"/>
              </w:rPr>
              <w:t xml:space="preserve"> Fernando</w:t>
            </w:r>
            <w:commentRangeEnd w:id="8"/>
            <w:r w:rsidRPr="00FB30DE">
              <w:rPr>
                <w:rStyle w:val="CommentReference"/>
                <w:rFonts w:eastAsiaTheme="minorHAnsi" w:cstheme="minorHAnsi"/>
                <w:color w:val="auto"/>
                <w:spacing w:val="0"/>
                <w:lang w:val="en-CA"/>
              </w:rPr>
              <w:commentReference w:id="8"/>
            </w:r>
          </w:p>
        </w:tc>
        <w:tc>
          <w:tcPr>
            <w:tcW w:w="2322" w:type="dxa"/>
            <w:tcBorders>
              <w:left w:val="single" w:sz="4" w:space="0" w:color="auto"/>
            </w:tcBorders>
          </w:tcPr>
          <w:p w14:paraId="2E148F95" w14:textId="77777777" w:rsidR="00755F1E" w:rsidRPr="00FB30DE" w:rsidRDefault="00755F1E" w:rsidP="007C2186">
            <w:pPr>
              <w:pStyle w:val="Subtitle"/>
              <w:jc w:val="left"/>
              <w:rPr>
                <w:rFonts w:cstheme="minorHAnsi"/>
              </w:rPr>
            </w:pPr>
            <w:r w:rsidRPr="00FB30DE">
              <w:rPr>
                <w:rFonts w:cstheme="minorHAnsi"/>
              </w:rPr>
              <w:t>101063607</w:t>
            </w:r>
          </w:p>
        </w:tc>
      </w:tr>
    </w:tbl>
    <w:tbl>
      <w:tblPr>
        <w:tblStyle w:val="TableGrid"/>
        <w:tblpPr w:leftFromText="180" w:rightFromText="180" w:vertAnchor="text" w:horzAnchor="margin" w:tblpXSpec="center" w:tblpY="1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0"/>
      </w:tblGrid>
      <w:tr w:rsidR="0047659D" w:rsidRPr="00FB30DE" w14:paraId="163D629C" w14:textId="77777777" w:rsidTr="0047659D">
        <w:trPr>
          <w:trHeight w:val="181"/>
        </w:trPr>
        <w:tc>
          <w:tcPr>
            <w:tcW w:w="2800" w:type="dxa"/>
            <w:tcBorders>
              <w:bottom w:val="single" w:sz="4" w:space="0" w:color="auto"/>
            </w:tcBorders>
          </w:tcPr>
          <w:p w14:paraId="05B89BCB" w14:textId="77777777" w:rsidR="0047659D" w:rsidRPr="00FB30DE" w:rsidRDefault="0047659D" w:rsidP="0047659D">
            <w:pPr>
              <w:pStyle w:val="Subtitle"/>
              <w:jc w:val="center"/>
              <w:rPr>
                <w:rFonts w:cstheme="minorHAnsi"/>
              </w:rPr>
            </w:pPr>
            <w:r w:rsidRPr="00FB30DE">
              <w:rPr>
                <w:rFonts w:cstheme="minorHAnsi"/>
              </w:rPr>
              <w:t>Supervisors</w:t>
            </w:r>
          </w:p>
        </w:tc>
      </w:tr>
      <w:tr w:rsidR="0047659D" w:rsidRPr="00FB30DE" w14:paraId="49435B49" w14:textId="77777777" w:rsidTr="0047659D">
        <w:trPr>
          <w:trHeight w:val="65"/>
        </w:trPr>
        <w:tc>
          <w:tcPr>
            <w:tcW w:w="2800" w:type="dxa"/>
            <w:tcBorders>
              <w:top w:val="single" w:sz="4" w:space="0" w:color="auto"/>
            </w:tcBorders>
          </w:tcPr>
          <w:p w14:paraId="3B550F93" w14:textId="77777777" w:rsidR="0047659D" w:rsidRPr="00FB30DE" w:rsidRDefault="0047659D" w:rsidP="0047659D">
            <w:pPr>
              <w:pStyle w:val="Subtitle"/>
              <w:jc w:val="center"/>
              <w:rPr>
                <w:rFonts w:cstheme="minorHAnsi"/>
              </w:rPr>
            </w:pPr>
            <w:r w:rsidRPr="00FB30DE">
              <w:rPr>
                <w:rFonts w:cstheme="minorHAnsi"/>
              </w:rPr>
              <w:t>Dr. Lynn Marshall</w:t>
            </w:r>
          </w:p>
        </w:tc>
      </w:tr>
      <w:tr w:rsidR="0047659D" w:rsidRPr="00FB30DE" w14:paraId="1F005947" w14:textId="77777777" w:rsidTr="0047659D">
        <w:trPr>
          <w:trHeight w:val="195"/>
        </w:trPr>
        <w:tc>
          <w:tcPr>
            <w:tcW w:w="2800" w:type="dxa"/>
          </w:tcPr>
          <w:p w14:paraId="3811D40A" w14:textId="77777777" w:rsidR="0047659D" w:rsidRPr="00FB30DE" w:rsidRDefault="0047659D" w:rsidP="0047659D">
            <w:pPr>
              <w:pStyle w:val="Subtitle"/>
              <w:jc w:val="center"/>
              <w:rPr>
                <w:rFonts w:cstheme="minorHAnsi"/>
              </w:rPr>
            </w:pPr>
            <w:r w:rsidRPr="00FB30DE">
              <w:rPr>
                <w:rFonts w:cstheme="minorHAnsi"/>
              </w:rPr>
              <w:t>Dr. Yuu Ono</w:t>
            </w:r>
          </w:p>
        </w:tc>
      </w:tr>
    </w:tbl>
    <w:p w14:paraId="3A2B351D" w14:textId="77777777" w:rsidR="00755F1E" w:rsidRPr="00E27E4D" w:rsidRDefault="00755F1E" w:rsidP="0047659D">
      <w:pPr>
        <w:jc w:val="center"/>
        <w:rPr>
          <w:rFonts w:ascii="Congenial Light" w:hAnsi="Congenial Light"/>
        </w:rPr>
      </w:pPr>
    </w:p>
    <w:p w14:paraId="484E5334" w14:textId="77777777" w:rsidR="00EC2D53" w:rsidRPr="00E27E4D" w:rsidRDefault="00EC2D53" w:rsidP="0047659D">
      <w:pPr>
        <w:pStyle w:val="Subtitle"/>
        <w:jc w:val="center"/>
        <w:rPr>
          <w:rFonts w:ascii="Congenial Light" w:hAnsi="Congenial Light"/>
        </w:rPr>
      </w:pPr>
    </w:p>
    <w:p w14:paraId="66A51D69" w14:textId="77777777" w:rsidR="0047659D" w:rsidRDefault="0047659D" w:rsidP="0047659D"/>
    <w:p w14:paraId="4DCDA966" w14:textId="77777777" w:rsidR="004404A5" w:rsidRPr="0047659D" w:rsidRDefault="004404A5" w:rsidP="0047659D"/>
    <w:p w14:paraId="5B222096" w14:textId="7FDAC548" w:rsidR="00755F1E" w:rsidRPr="0047659D" w:rsidRDefault="00755F1E" w:rsidP="0047659D">
      <w:pPr>
        <w:pStyle w:val="Subtitle"/>
        <w:jc w:val="center"/>
        <w:rPr>
          <w:rFonts w:ascii="Congenial Light" w:hAnsi="Congenial Light"/>
          <w:i/>
          <w:iCs/>
          <w:sz w:val="18"/>
          <w:szCs w:val="18"/>
        </w:rPr>
        <w:sectPr w:rsidR="00755F1E" w:rsidRPr="0047659D">
          <w:headerReference w:type="default" r:id="rId16"/>
          <w:pgSz w:w="12240" w:h="15840"/>
          <w:pgMar w:top="1440" w:right="1440" w:bottom="1440" w:left="1440" w:header="720" w:footer="720" w:gutter="0"/>
          <w:cols w:space="720"/>
          <w:titlePg/>
          <w:docGrid w:linePitch="360"/>
        </w:sectPr>
      </w:pPr>
      <w:r w:rsidRPr="0047659D">
        <w:rPr>
          <w:rFonts w:ascii="Congenial Light" w:hAnsi="Congenial Light"/>
          <w:i/>
          <w:iCs/>
          <w:sz w:val="18"/>
          <w:szCs w:val="18"/>
        </w:rPr>
        <w:t>December 9, 2022</w:t>
      </w:r>
    </w:p>
    <w:bookmarkStart w:id="10" w:name="_Toc119591481" w:displacedByCustomXml="next"/>
    <w:sdt>
      <w:sdtPr>
        <w:rPr>
          <w:rFonts w:eastAsiaTheme="minorHAnsi" w:cstheme="majorHAnsi"/>
          <w:bCs w:val="0"/>
          <w:color w:val="auto"/>
          <w:sz w:val="22"/>
        </w:rPr>
        <w:id w:val="-1457175278"/>
        <w:docPartObj>
          <w:docPartGallery w:val="Table of Contents"/>
          <w:docPartUnique/>
        </w:docPartObj>
      </w:sdtPr>
      <w:sdtEndPr>
        <w:rPr>
          <w:b/>
          <w:noProof/>
          <w:sz w:val="24"/>
        </w:rPr>
      </w:sdtEndPr>
      <w:sdtContent>
        <w:p w14:paraId="0FDBBC4C" w14:textId="136CEB7D" w:rsidR="00D04BAF" w:rsidRDefault="00D04BAF" w:rsidP="00D04BAF">
          <w:pPr>
            <w:pStyle w:val="TOCHeading"/>
            <w:numPr>
              <w:ilvl w:val="0"/>
              <w:numId w:val="0"/>
            </w:numPr>
            <w:spacing w:line="240" w:lineRule="auto"/>
            <w:ind w:left="360" w:hanging="360"/>
          </w:pPr>
          <w:r>
            <w:t>Table of Contents</w:t>
          </w:r>
          <w:commentRangeEnd w:id="4"/>
          <w:r w:rsidR="00565A31">
            <w:rPr>
              <w:rStyle w:val="CommentReference"/>
              <w:rFonts w:eastAsiaTheme="minorHAnsi" w:cstheme="minorBidi"/>
              <w:bCs w:val="0"/>
              <w:color w:val="auto"/>
              <w:lang w:val="en-CA"/>
            </w:rPr>
            <w:commentReference w:id="4"/>
          </w:r>
          <w:commentRangeEnd w:id="5"/>
          <w:r w:rsidR="00C02C24">
            <w:rPr>
              <w:rStyle w:val="CommentReference"/>
              <w:rFonts w:eastAsiaTheme="minorHAnsi" w:cstheme="minorBidi"/>
              <w:bCs w:val="0"/>
              <w:color w:val="auto"/>
              <w:lang w:val="en-CA"/>
            </w:rPr>
            <w:commentReference w:id="5"/>
          </w:r>
        </w:p>
        <w:commentRangeStart w:id="11"/>
        <w:commentRangeStart w:id="12"/>
        <w:commentRangeStart w:id="13"/>
        <w:p w14:paraId="397A619F" w14:textId="1261D1F4" w:rsidR="00D95E6D" w:rsidRDefault="00D04BAF">
          <w:pPr>
            <w:pStyle w:val="TOC1"/>
            <w:tabs>
              <w:tab w:val="left" w:pos="480"/>
            </w:tabs>
            <w:rPr>
              <w:rFonts w:eastAsiaTheme="minorEastAsia" w:cstheme="minorBidi"/>
              <w:noProof/>
              <w:sz w:val="22"/>
              <w:szCs w:val="22"/>
            </w:rPr>
          </w:pPr>
          <w:r>
            <w:fldChar w:fldCharType="begin"/>
          </w:r>
          <w:r>
            <w:instrText xml:space="preserve"> TOC \o "1-3" \h \z \u </w:instrText>
          </w:r>
          <w:r>
            <w:fldChar w:fldCharType="separate"/>
          </w:r>
          <w:hyperlink w:anchor="_Toc121256145" w:history="1">
            <w:r w:rsidR="00D95E6D" w:rsidRPr="005E1BE2">
              <w:rPr>
                <w:rStyle w:val="Hyperlink"/>
                <w:noProof/>
              </w:rPr>
              <w:t>1</w:t>
            </w:r>
            <w:r w:rsidR="00D95E6D">
              <w:rPr>
                <w:rFonts w:eastAsiaTheme="minorEastAsia" w:cstheme="minorBidi"/>
                <w:noProof/>
                <w:sz w:val="22"/>
                <w:szCs w:val="22"/>
              </w:rPr>
              <w:tab/>
            </w:r>
            <w:r w:rsidR="00D95E6D" w:rsidRPr="005E1BE2">
              <w:rPr>
                <w:rStyle w:val="Hyperlink"/>
                <w:noProof/>
              </w:rPr>
              <w:t>Introduction</w:t>
            </w:r>
            <w:r w:rsidR="00D95E6D" w:rsidRPr="005E1BE2">
              <w:rPr>
                <w:rStyle w:val="Hyperlink"/>
                <w:rFonts w:cstheme="minorHAnsi"/>
                <w:noProof/>
              </w:rPr>
              <w:t xml:space="preserve">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_Toc121256145 \h </w:instrText>
            </w:r>
            <w:r w:rsidR="00D95E6D">
              <w:rPr>
                <w:noProof/>
                <w:webHidden/>
              </w:rPr>
            </w:r>
            <w:r w:rsidR="00D95E6D">
              <w:rPr>
                <w:noProof/>
                <w:webHidden/>
              </w:rPr>
              <w:fldChar w:fldCharType="separate"/>
            </w:r>
            <w:r w:rsidR="00D95E6D">
              <w:rPr>
                <w:noProof/>
                <w:webHidden/>
              </w:rPr>
              <w:t>4</w:t>
            </w:r>
            <w:r w:rsidR="00D95E6D">
              <w:rPr>
                <w:noProof/>
                <w:webHidden/>
              </w:rPr>
              <w:fldChar w:fldCharType="end"/>
            </w:r>
          </w:hyperlink>
        </w:p>
        <w:p w14:paraId="26FFE429" w14:textId="0B7E4949" w:rsidR="00D95E6D" w:rsidRDefault="00000000">
          <w:pPr>
            <w:pStyle w:val="TOC2"/>
            <w:tabs>
              <w:tab w:val="left" w:pos="880"/>
              <w:tab w:val="right" w:leader="dot" w:pos="9350"/>
            </w:tabs>
            <w:rPr>
              <w:rFonts w:eastAsiaTheme="minorEastAsia" w:cstheme="minorBidi"/>
              <w:noProof/>
              <w:sz w:val="22"/>
              <w:szCs w:val="22"/>
            </w:rPr>
          </w:pPr>
          <w:hyperlink w:anchor="_Toc121256146" w:history="1">
            <w:r w:rsidR="00D95E6D" w:rsidRPr="005E1BE2">
              <w:rPr>
                <w:rStyle w:val="Hyperlink"/>
                <w:noProof/>
              </w:rPr>
              <w:t>1.1</w:t>
            </w:r>
            <w:r w:rsidR="00D95E6D">
              <w:rPr>
                <w:rFonts w:eastAsiaTheme="minorEastAsia" w:cstheme="minorBidi"/>
                <w:noProof/>
                <w:sz w:val="22"/>
                <w:szCs w:val="22"/>
              </w:rPr>
              <w:tab/>
            </w:r>
            <w:r w:rsidR="00D95E6D" w:rsidRPr="005E1BE2">
              <w:rPr>
                <w:rStyle w:val="Hyperlink"/>
                <w:noProof/>
              </w:rPr>
              <w:t xml:space="preserve">Background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_Toc121256146 \h </w:instrText>
            </w:r>
            <w:r w:rsidR="00D95E6D">
              <w:rPr>
                <w:noProof/>
                <w:webHidden/>
              </w:rPr>
            </w:r>
            <w:r w:rsidR="00D95E6D">
              <w:rPr>
                <w:noProof/>
                <w:webHidden/>
              </w:rPr>
              <w:fldChar w:fldCharType="separate"/>
            </w:r>
            <w:r w:rsidR="00D95E6D">
              <w:rPr>
                <w:noProof/>
                <w:webHidden/>
              </w:rPr>
              <w:t>4</w:t>
            </w:r>
            <w:r w:rsidR="00D95E6D">
              <w:rPr>
                <w:noProof/>
                <w:webHidden/>
              </w:rPr>
              <w:fldChar w:fldCharType="end"/>
            </w:r>
          </w:hyperlink>
        </w:p>
        <w:p w14:paraId="41E0B2BD" w14:textId="7AD39057" w:rsidR="00D95E6D" w:rsidRDefault="00000000">
          <w:pPr>
            <w:pStyle w:val="TOC2"/>
            <w:tabs>
              <w:tab w:val="left" w:pos="880"/>
              <w:tab w:val="right" w:leader="dot" w:pos="9350"/>
            </w:tabs>
            <w:rPr>
              <w:rFonts w:eastAsiaTheme="minorEastAsia" w:cstheme="minorBidi"/>
              <w:noProof/>
              <w:sz w:val="22"/>
              <w:szCs w:val="22"/>
            </w:rPr>
          </w:pPr>
          <w:hyperlink w:anchor="_Toc121256147" w:history="1">
            <w:r w:rsidR="00D95E6D" w:rsidRPr="005E1BE2">
              <w:rPr>
                <w:rStyle w:val="Hyperlink"/>
                <w:noProof/>
              </w:rPr>
              <w:t>1.2</w:t>
            </w:r>
            <w:r w:rsidR="00D95E6D">
              <w:rPr>
                <w:rFonts w:eastAsiaTheme="minorEastAsia" w:cstheme="minorBidi"/>
                <w:noProof/>
                <w:sz w:val="22"/>
                <w:szCs w:val="22"/>
              </w:rPr>
              <w:tab/>
            </w:r>
            <w:r w:rsidR="00D95E6D" w:rsidRPr="005E1BE2">
              <w:rPr>
                <w:rStyle w:val="Hyperlink"/>
                <w:noProof/>
              </w:rPr>
              <w:t xml:space="preserve">Motivation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_Toc121256147 \h </w:instrText>
            </w:r>
            <w:r w:rsidR="00D95E6D">
              <w:rPr>
                <w:noProof/>
                <w:webHidden/>
              </w:rPr>
            </w:r>
            <w:r w:rsidR="00D95E6D">
              <w:rPr>
                <w:noProof/>
                <w:webHidden/>
              </w:rPr>
              <w:fldChar w:fldCharType="separate"/>
            </w:r>
            <w:r w:rsidR="00D95E6D">
              <w:rPr>
                <w:noProof/>
                <w:webHidden/>
              </w:rPr>
              <w:t>5</w:t>
            </w:r>
            <w:r w:rsidR="00D95E6D">
              <w:rPr>
                <w:noProof/>
                <w:webHidden/>
              </w:rPr>
              <w:fldChar w:fldCharType="end"/>
            </w:r>
          </w:hyperlink>
        </w:p>
        <w:p w14:paraId="6435DF30" w14:textId="662ACF9B" w:rsidR="00D95E6D" w:rsidRDefault="00000000">
          <w:pPr>
            <w:pStyle w:val="TOC2"/>
            <w:tabs>
              <w:tab w:val="left" w:pos="880"/>
              <w:tab w:val="right" w:leader="dot" w:pos="9350"/>
            </w:tabs>
            <w:rPr>
              <w:rFonts w:eastAsiaTheme="minorEastAsia" w:cstheme="minorBidi"/>
              <w:noProof/>
              <w:sz w:val="22"/>
              <w:szCs w:val="22"/>
            </w:rPr>
          </w:pPr>
          <w:hyperlink w:anchor="_Toc121256148" w:history="1">
            <w:r w:rsidR="00D95E6D" w:rsidRPr="005E1BE2">
              <w:rPr>
                <w:rStyle w:val="Hyperlink"/>
                <w:noProof/>
              </w:rPr>
              <w:t>1.3</w:t>
            </w:r>
            <w:r w:rsidR="00D95E6D">
              <w:rPr>
                <w:rFonts w:eastAsiaTheme="minorEastAsia" w:cstheme="minorBidi"/>
                <w:noProof/>
                <w:sz w:val="22"/>
                <w:szCs w:val="22"/>
              </w:rPr>
              <w:tab/>
            </w:r>
            <w:r w:rsidR="00D95E6D" w:rsidRPr="005E1BE2">
              <w:rPr>
                <w:rStyle w:val="Hyperlink"/>
                <w:noProof/>
              </w:rPr>
              <w:t xml:space="preserve">Project Objectives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_Toc121256148 \h </w:instrText>
            </w:r>
            <w:r w:rsidR="00D95E6D">
              <w:rPr>
                <w:noProof/>
                <w:webHidden/>
              </w:rPr>
            </w:r>
            <w:r w:rsidR="00D95E6D">
              <w:rPr>
                <w:noProof/>
                <w:webHidden/>
              </w:rPr>
              <w:fldChar w:fldCharType="separate"/>
            </w:r>
            <w:r w:rsidR="00D95E6D">
              <w:rPr>
                <w:noProof/>
                <w:webHidden/>
              </w:rPr>
              <w:t>5</w:t>
            </w:r>
            <w:r w:rsidR="00D95E6D">
              <w:rPr>
                <w:noProof/>
                <w:webHidden/>
              </w:rPr>
              <w:fldChar w:fldCharType="end"/>
            </w:r>
          </w:hyperlink>
        </w:p>
        <w:p w14:paraId="01C02F2D" w14:textId="7E31F7AE" w:rsidR="00D95E6D" w:rsidRDefault="00000000">
          <w:pPr>
            <w:pStyle w:val="TOC2"/>
            <w:tabs>
              <w:tab w:val="left" w:pos="880"/>
              <w:tab w:val="right" w:leader="dot" w:pos="9350"/>
            </w:tabs>
            <w:rPr>
              <w:rFonts w:eastAsiaTheme="minorEastAsia" w:cstheme="minorBidi"/>
              <w:noProof/>
              <w:sz w:val="22"/>
              <w:szCs w:val="22"/>
            </w:rPr>
          </w:pPr>
          <w:hyperlink w:anchor="_Toc121256149" w:history="1">
            <w:r w:rsidR="00D95E6D" w:rsidRPr="005E1BE2">
              <w:rPr>
                <w:rStyle w:val="Hyperlink"/>
                <w:noProof/>
              </w:rPr>
              <w:t>1.4</w:t>
            </w:r>
            <w:r w:rsidR="00D95E6D">
              <w:rPr>
                <w:rFonts w:eastAsiaTheme="minorEastAsia" w:cstheme="minorBidi"/>
                <w:noProof/>
                <w:sz w:val="22"/>
                <w:szCs w:val="22"/>
              </w:rPr>
              <w:tab/>
            </w:r>
            <w:r w:rsidR="00D95E6D" w:rsidRPr="005E1BE2">
              <w:rPr>
                <w:rStyle w:val="Hyperlink"/>
                <w:noProof/>
              </w:rPr>
              <w:t>Report Summary</w:t>
            </w:r>
            <w:r w:rsidR="00D95E6D">
              <w:rPr>
                <w:noProof/>
                <w:webHidden/>
              </w:rPr>
              <w:tab/>
            </w:r>
            <w:r w:rsidR="00D95E6D">
              <w:rPr>
                <w:noProof/>
                <w:webHidden/>
              </w:rPr>
              <w:fldChar w:fldCharType="begin"/>
            </w:r>
            <w:r w:rsidR="00D95E6D">
              <w:rPr>
                <w:noProof/>
                <w:webHidden/>
              </w:rPr>
              <w:instrText xml:space="preserve"> PAGEREF _Toc121256149 \h </w:instrText>
            </w:r>
            <w:r w:rsidR="00D95E6D">
              <w:rPr>
                <w:noProof/>
                <w:webHidden/>
              </w:rPr>
            </w:r>
            <w:r w:rsidR="00D95E6D">
              <w:rPr>
                <w:noProof/>
                <w:webHidden/>
              </w:rPr>
              <w:fldChar w:fldCharType="separate"/>
            </w:r>
            <w:r w:rsidR="00D95E6D">
              <w:rPr>
                <w:noProof/>
                <w:webHidden/>
              </w:rPr>
              <w:t>5</w:t>
            </w:r>
            <w:r w:rsidR="00D95E6D">
              <w:rPr>
                <w:noProof/>
                <w:webHidden/>
              </w:rPr>
              <w:fldChar w:fldCharType="end"/>
            </w:r>
          </w:hyperlink>
        </w:p>
        <w:p w14:paraId="44DE72B1" w14:textId="3DB73AA2" w:rsidR="00D95E6D" w:rsidRDefault="00000000">
          <w:pPr>
            <w:pStyle w:val="TOC1"/>
            <w:tabs>
              <w:tab w:val="left" w:pos="480"/>
            </w:tabs>
            <w:rPr>
              <w:rFonts w:eastAsiaTheme="minorEastAsia" w:cstheme="minorBidi"/>
              <w:noProof/>
              <w:sz w:val="22"/>
              <w:szCs w:val="22"/>
            </w:rPr>
          </w:pPr>
          <w:hyperlink w:anchor="_Toc121256150" w:history="1">
            <w:r w:rsidR="00D95E6D" w:rsidRPr="005E1BE2">
              <w:rPr>
                <w:rStyle w:val="Hyperlink"/>
                <w:noProof/>
              </w:rPr>
              <w:t>2</w:t>
            </w:r>
            <w:r w:rsidR="00D95E6D">
              <w:rPr>
                <w:rFonts w:eastAsiaTheme="minorEastAsia" w:cstheme="minorBidi"/>
                <w:noProof/>
                <w:sz w:val="22"/>
                <w:szCs w:val="22"/>
              </w:rPr>
              <w:tab/>
            </w:r>
            <w:r w:rsidR="00D95E6D" w:rsidRPr="005E1BE2">
              <w:rPr>
                <w:rStyle w:val="Hyperlink"/>
                <w:noProof/>
              </w:rPr>
              <w:t>The Engineering Project</w:t>
            </w:r>
            <w:r w:rsidR="00D95E6D">
              <w:rPr>
                <w:noProof/>
                <w:webHidden/>
              </w:rPr>
              <w:tab/>
            </w:r>
            <w:r w:rsidR="00D95E6D">
              <w:rPr>
                <w:noProof/>
                <w:webHidden/>
              </w:rPr>
              <w:fldChar w:fldCharType="begin"/>
            </w:r>
            <w:r w:rsidR="00D95E6D">
              <w:rPr>
                <w:noProof/>
                <w:webHidden/>
              </w:rPr>
              <w:instrText xml:space="preserve"> PAGEREF _Toc121256150 \h </w:instrText>
            </w:r>
            <w:r w:rsidR="00D95E6D">
              <w:rPr>
                <w:noProof/>
                <w:webHidden/>
              </w:rPr>
            </w:r>
            <w:r w:rsidR="00D95E6D">
              <w:rPr>
                <w:noProof/>
                <w:webHidden/>
              </w:rPr>
              <w:fldChar w:fldCharType="separate"/>
            </w:r>
            <w:r w:rsidR="00D95E6D">
              <w:rPr>
                <w:noProof/>
                <w:webHidden/>
              </w:rPr>
              <w:t>5</w:t>
            </w:r>
            <w:r w:rsidR="00D95E6D">
              <w:rPr>
                <w:noProof/>
                <w:webHidden/>
              </w:rPr>
              <w:fldChar w:fldCharType="end"/>
            </w:r>
          </w:hyperlink>
        </w:p>
        <w:p w14:paraId="24E2C3A0" w14:textId="03ECFFD3" w:rsidR="00D95E6D" w:rsidRDefault="00000000">
          <w:pPr>
            <w:pStyle w:val="TOC2"/>
            <w:tabs>
              <w:tab w:val="left" w:pos="880"/>
              <w:tab w:val="right" w:leader="dot" w:pos="9350"/>
            </w:tabs>
            <w:rPr>
              <w:rFonts w:eastAsiaTheme="minorEastAsia" w:cstheme="minorBidi"/>
              <w:noProof/>
              <w:sz w:val="22"/>
              <w:szCs w:val="22"/>
            </w:rPr>
          </w:pPr>
          <w:hyperlink w:anchor="_Toc121256151" w:history="1">
            <w:r w:rsidR="00D95E6D" w:rsidRPr="005E1BE2">
              <w:rPr>
                <w:rStyle w:val="Hyperlink"/>
                <w:noProof/>
              </w:rPr>
              <w:t>2.1</w:t>
            </w:r>
            <w:r w:rsidR="00D95E6D">
              <w:rPr>
                <w:rFonts w:eastAsiaTheme="minorEastAsia" w:cstheme="minorBidi"/>
                <w:noProof/>
                <w:sz w:val="22"/>
                <w:szCs w:val="22"/>
              </w:rPr>
              <w:tab/>
            </w:r>
            <w:r w:rsidR="00D95E6D" w:rsidRPr="005E1BE2">
              <w:rPr>
                <w:rStyle w:val="Hyperlink"/>
                <w:noProof/>
              </w:rPr>
              <w:t>Health and Safety</w:t>
            </w:r>
            <w:r w:rsidR="00D95E6D">
              <w:rPr>
                <w:noProof/>
                <w:webHidden/>
              </w:rPr>
              <w:tab/>
            </w:r>
            <w:r w:rsidR="00D95E6D">
              <w:rPr>
                <w:noProof/>
                <w:webHidden/>
              </w:rPr>
              <w:fldChar w:fldCharType="begin"/>
            </w:r>
            <w:r w:rsidR="00D95E6D">
              <w:rPr>
                <w:noProof/>
                <w:webHidden/>
              </w:rPr>
              <w:instrText xml:space="preserve"> PAGEREF _Toc121256151 \h </w:instrText>
            </w:r>
            <w:r w:rsidR="00D95E6D">
              <w:rPr>
                <w:noProof/>
                <w:webHidden/>
              </w:rPr>
            </w:r>
            <w:r w:rsidR="00D95E6D">
              <w:rPr>
                <w:noProof/>
                <w:webHidden/>
              </w:rPr>
              <w:fldChar w:fldCharType="separate"/>
            </w:r>
            <w:r w:rsidR="00D95E6D">
              <w:rPr>
                <w:noProof/>
                <w:webHidden/>
              </w:rPr>
              <w:t>5</w:t>
            </w:r>
            <w:r w:rsidR="00D95E6D">
              <w:rPr>
                <w:noProof/>
                <w:webHidden/>
              </w:rPr>
              <w:fldChar w:fldCharType="end"/>
            </w:r>
          </w:hyperlink>
        </w:p>
        <w:p w14:paraId="2A779B02" w14:textId="17D7C27B" w:rsidR="00D95E6D" w:rsidRDefault="00000000">
          <w:pPr>
            <w:pStyle w:val="TOC2"/>
            <w:tabs>
              <w:tab w:val="left" w:pos="880"/>
              <w:tab w:val="right" w:leader="dot" w:pos="9350"/>
            </w:tabs>
            <w:rPr>
              <w:rFonts w:eastAsiaTheme="minorEastAsia" w:cstheme="minorBidi"/>
              <w:noProof/>
              <w:sz w:val="22"/>
              <w:szCs w:val="22"/>
            </w:rPr>
          </w:pPr>
          <w:hyperlink w:anchor="_Toc121256152" w:history="1">
            <w:r w:rsidR="00D95E6D" w:rsidRPr="005E1BE2">
              <w:rPr>
                <w:rStyle w:val="Hyperlink"/>
                <w:noProof/>
              </w:rPr>
              <w:t>2.2</w:t>
            </w:r>
            <w:r w:rsidR="00D95E6D">
              <w:rPr>
                <w:rFonts w:eastAsiaTheme="minorEastAsia" w:cstheme="minorBidi"/>
                <w:noProof/>
                <w:sz w:val="22"/>
                <w:szCs w:val="22"/>
              </w:rPr>
              <w:tab/>
            </w:r>
            <w:r w:rsidR="00D95E6D" w:rsidRPr="005E1BE2">
              <w:rPr>
                <w:rStyle w:val="Hyperlink"/>
                <w:noProof/>
              </w:rPr>
              <w:t>Engineering Professionalism</w:t>
            </w:r>
            <w:r w:rsidR="00D95E6D">
              <w:rPr>
                <w:noProof/>
                <w:webHidden/>
              </w:rPr>
              <w:tab/>
            </w:r>
            <w:r w:rsidR="00D95E6D">
              <w:rPr>
                <w:noProof/>
                <w:webHidden/>
              </w:rPr>
              <w:fldChar w:fldCharType="begin"/>
            </w:r>
            <w:r w:rsidR="00D95E6D">
              <w:rPr>
                <w:noProof/>
                <w:webHidden/>
              </w:rPr>
              <w:instrText xml:space="preserve"> PAGEREF _Toc121256152 \h </w:instrText>
            </w:r>
            <w:r w:rsidR="00D95E6D">
              <w:rPr>
                <w:noProof/>
                <w:webHidden/>
              </w:rPr>
            </w:r>
            <w:r w:rsidR="00D95E6D">
              <w:rPr>
                <w:noProof/>
                <w:webHidden/>
              </w:rPr>
              <w:fldChar w:fldCharType="separate"/>
            </w:r>
            <w:r w:rsidR="00D95E6D">
              <w:rPr>
                <w:noProof/>
                <w:webHidden/>
              </w:rPr>
              <w:t>6</w:t>
            </w:r>
            <w:r w:rsidR="00D95E6D">
              <w:rPr>
                <w:noProof/>
                <w:webHidden/>
              </w:rPr>
              <w:fldChar w:fldCharType="end"/>
            </w:r>
          </w:hyperlink>
        </w:p>
        <w:p w14:paraId="498252F3" w14:textId="62F47178" w:rsidR="00D95E6D" w:rsidRDefault="00000000">
          <w:pPr>
            <w:pStyle w:val="TOC2"/>
            <w:tabs>
              <w:tab w:val="left" w:pos="880"/>
              <w:tab w:val="right" w:leader="dot" w:pos="9350"/>
            </w:tabs>
            <w:rPr>
              <w:rFonts w:eastAsiaTheme="minorEastAsia" w:cstheme="minorBidi"/>
              <w:noProof/>
              <w:sz w:val="22"/>
              <w:szCs w:val="22"/>
            </w:rPr>
          </w:pPr>
          <w:hyperlink w:anchor="_Toc121256153" w:history="1">
            <w:r w:rsidR="00D95E6D" w:rsidRPr="005E1BE2">
              <w:rPr>
                <w:rStyle w:val="Hyperlink"/>
                <w:noProof/>
              </w:rPr>
              <w:t>2.3</w:t>
            </w:r>
            <w:r w:rsidR="00D95E6D">
              <w:rPr>
                <w:rFonts w:eastAsiaTheme="minorEastAsia" w:cstheme="minorBidi"/>
                <w:noProof/>
                <w:sz w:val="22"/>
                <w:szCs w:val="22"/>
              </w:rPr>
              <w:tab/>
            </w:r>
            <w:r w:rsidR="00D95E6D" w:rsidRPr="005E1BE2">
              <w:rPr>
                <w:rStyle w:val="Hyperlink"/>
                <w:noProof/>
              </w:rPr>
              <w:t>Project Management</w:t>
            </w:r>
            <w:r w:rsidR="00D95E6D">
              <w:rPr>
                <w:noProof/>
                <w:webHidden/>
              </w:rPr>
              <w:tab/>
            </w:r>
            <w:r w:rsidR="00D95E6D">
              <w:rPr>
                <w:noProof/>
                <w:webHidden/>
              </w:rPr>
              <w:fldChar w:fldCharType="begin"/>
            </w:r>
            <w:r w:rsidR="00D95E6D">
              <w:rPr>
                <w:noProof/>
                <w:webHidden/>
              </w:rPr>
              <w:instrText xml:space="preserve"> PAGEREF _Toc121256153 \h </w:instrText>
            </w:r>
            <w:r w:rsidR="00D95E6D">
              <w:rPr>
                <w:noProof/>
                <w:webHidden/>
              </w:rPr>
            </w:r>
            <w:r w:rsidR="00D95E6D">
              <w:rPr>
                <w:noProof/>
                <w:webHidden/>
              </w:rPr>
              <w:fldChar w:fldCharType="separate"/>
            </w:r>
            <w:r w:rsidR="00D95E6D">
              <w:rPr>
                <w:noProof/>
                <w:webHidden/>
              </w:rPr>
              <w:t>6</w:t>
            </w:r>
            <w:r w:rsidR="00D95E6D">
              <w:rPr>
                <w:noProof/>
                <w:webHidden/>
              </w:rPr>
              <w:fldChar w:fldCharType="end"/>
            </w:r>
          </w:hyperlink>
        </w:p>
        <w:p w14:paraId="27B50919" w14:textId="37D6E4F0" w:rsidR="00D95E6D" w:rsidRDefault="00000000">
          <w:pPr>
            <w:pStyle w:val="TOC2"/>
            <w:tabs>
              <w:tab w:val="left" w:pos="880"/>
              <w:tab w:val="right" w:leader="dot" w:pos="9350"/>
            </w:tabs>
            <w:rPr>
              <w:rFonts w:eastAsiaTheme="minorEastAsia" w:cstheme="minorBidi"/>
              <w:noProof/>
              <w:sz w:val="22"/>
              <w:szCs w:val="22"/>
            </w:rPr>
          </w:pPr>
          <w:hyperlink w:anchor="_Toc121256154" w:history="1">
            <w:r w:rsidR="00D95E6D" w:rsidRPr="005E1BE2">
              <w:rPr>
                <w:rStyle w:val="Hyperlink"/>
                <w:noProof/>
              </w:rPr>
              <w:t>2.4</w:t>
            </w:r>
            <w:r w:rsidR="00D95E6D">
              <w:rPr>
                <w:rFonts w:eastAsiaTheme="minorEastAsia" w:cstheme="minorBidi"/>
                <w:noProof/>
                <w:sz w:val="22"/>
                <w:szCs w:val="22"/>
              </w:rPr>
              <w:tab/>
            </w:r>
            <w:r w:rsidR="00D95E6D" w:rsidRPr="005E1BE2">
              <w:rPr>
                <w:rStyle w:val="Hyperlink"/>
                <w:noProof/>
              </w:rPr>
              <w:t>Justification and Suitability for Degree Program</w:t>
            </w:r>
            <w:r w:rsidR="00D95E6D" w:rsidRPr="005E1BE2">
              <w:rPr>
                <w:rStyle w:val="Hyperlink"/>
                <w:rFonts w:ascii="Wingdings" w:eastAsia="Wingdings" w:hAnsi="Wingdings" w:cs="Wingdings"/>
                <w:noProof/>
              </w:rPr>
              <w:t></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_Toc121256154 \h </w:instrText>
            </w:r>
            <w:r w:rsidR="00D95E6D">
              <w:rPr>
                <w:noProof/>
                <w:webHidden/>
              </w:rPr>
            </w:r>
            <w:r w:rsidR="00D95E6D">
              <w:rPr>
                <w:noProof/>
                <w:webHidden/>
              </w:rPr>
              <w:fldChar w:fldCharType="separate"/>
            </w:r>
            <w:r w:rsidR="00D95E6D">
              <w:rPr>
                <w:noProof/>
                <w:webHidden/>
              </w:rPr>
              <w:t>6</w:t>
            </w:r>
            <w:r w:rsidR="00D95E6D">
              <w:rPr>
                <w:noProof/>
                <w:webHidden/>
              </w:rPr>
              <w:fldChar w:fldCharType="end"/>
            </w:r>
          </w:hyperlink>
        </w:p>
        <w:p w14:paraId="672ACF3C" w14:textId="49C7E924" w:rsidR="00D95E6D" w:rsidRDefault="00000000">
          <w:pPr>
            <w:pStyle w:val="TOC2"/>
            <w:tabs>
              <w:tab w:val="left" w:pos="880"/>
              <w:tab w:val="right" w:leader="dot" w:pos="9350"/>
            </w:tabs>
            <w:rPr>
              <w:rFonts w:eastAsiaTheme="minorEastAsia" w:cstheme="minorBidi"/>
              <w:noProof/>
              <w:sz w:val="22"/>
              <w:szCs w:val="22"/>
            </w:rPr>
          </w:pPr>
          <w:hyperlink w:anchor="_Toc121256155" w:history="1">
            <w:r w:rsidR="00D95E6D" w:rsidRPr="005E1BE2">
              <w:rPr>
                <w:rStyle w:val="Hyperlink"/>
                <w:noProof/>
              </w:rPr>
              <w:t>2.5</w:t>
            </w:r>
            <w:r w:rsidR="00D95E6D">
              <w:rPr>
                <w:rFonts w:eastAsiaTheme="minorEastAsia" w:cstheme="minorBidi"/>
                <w:noProof/>
                <w:sz w:val="22"/>
                <w:szCs w:val="22"/>
              </w:rPr>
              <w:tab/>
            </w:r>
            <w:r w:rsidR="00D95E6D" w:rsidRPr="005E1BE2">
              <w:rPr>
                <w:rStyle w:val="Hyperlink"/>
                <w:noProof/>
              </w:rPr>
              <w:t>Individual Contributions</w:t>
            </w:r>
            <w:r w:rsidR="00D95E6D" w:rsidRPr="005E1BE2">
              <w:rPr>
                <w:rStyle w:val="Hyperlink"/>
                <w:rFonts w:ascii="Wingdings" w:eastAsia="Wingdings" w:hAnsi="Wingdings" w:cs="Wingdings"/>
                <w:noProof/>
              </w:rPr>
              <w:t></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_Toc121256155 \h </w:instrText>
            </w:r>
            <w:r w:rsidR="00D95E6D">
              <w:rPr>
                <w:noProof/>
                <w:webHidden/>
              </w:rPr>
            </w:r>
            <w:r w:rsidR="00D95E6D">
              <w:rPr>
                <w:noProof/>
                <w:webHidden/>
              </w:rPr>
              <w:fldChar w:fldCharType="separate"/>
            </w:r>
            <w:r w:rsidR="00D95E6D">
              <w:rPr>
                <w:noProof/>
                <w:webHidden/>
              </w:rPr>
              <w:t>7</w:t>
            </w:r>
            <w:r w:rsidR="00D95E6D">
              <w:rPr>
                <w:noProof/>
                <w:webHidden/>
              </w:rPr>
              <w:fldChar w:fldCharType="end"/>
            </w:r>
          </w:hyperlink>
        </w:p>
        <w:p w14:paraId="705D11C0" w14:textId="324B878E" w:rsidR="00D95E6D" w:rsidRDefault="00000000">
          <w:pPr>
            <w:pStyle w:val="TOC3"/>
            <w:tabs>
              <w:tab w:val="left" w:pos="1320"/>
              <w:tab w:val="right" w:leader="dot" w:pos="9350"/>
            </w:tabs>
            <w:rPr>
              <w:rFonts w:eastAsiaTheme="minorEastAsia" w:cstheme="minorBidi"/>
              <w:noProof/>
              <w:sz w:val="22"/>
              <w:szCs w:val="22"/>
            </w:rPr>
          </w:pPr>
          <w:hyperlink w:anchor="_Toc121256156" w:history="1">
            <w:r w:rsidR="00D95E6D" w:rsidRPr="005E1BE2">
              <w:rPr>
                <w:rStyle w:val="Hyperlink"/>
                <w:noProof/>
              </w:rPr>
              <w:t>2.5.1</w:t>
            </w:r>
            <w:r w:rsidR="00D95E6D">
              <w:rPr>
                <w:rFonts w:eastAsiaTheme="minorEastAsia" w:cstheme="minorBidi"/>
                <w:noProof/>
                <w:sz w:val="22"/>
                <w:szCs w:val="22"/>
              </w:rPr>
              <w:tab/>
            </w:r>
            <w:r w:rsidR="00D95E6D" w:rsidRPr="005E1BE2">
              <w:rPr>
                <w:rStyle w:val="Hyperlink"/>
                <w:noProof/>
              </w:rPr>
              <w:t>Project Contributions</w:t>
            </w:r>
            <w:r w:rsidR="00D95E6D">
              <w:rPr>
                <w:noProof/>
                <w:webHidden/>
              </w:rPr>
              <w:tab/>
            </w:r>
            <w:r w:rsidR="00D95E6D">
              <w:rPr>
                <w:noProof/>
                <w:webHidden/>
              </w:rPr>
              <w:fldChar w:fldCharType="begin"/>
            </w:r>
            <w:r w:rsidR="00D95E6D">
              <w:rPr>
                <w:noProof/>
                <w:webHidden/>
              </w:rPr>
              <w:instrText xml:space="preserve"> PAGEREF _Toc121256156 \h </w:instrText>
            </w:r>
            <w:r w:rsidR="00D95E6D">
              <w:rPr>
                <w:noProof/>
                <w:webHidden/>
              </w:rPr>
            </w:r>
            <w:r w:rsidR="00D95E6D">
              <w:rPr>
                <w:noProof/>
                <w:webHidden/>
              </w:rPr>
              <w:fldChar w:fldCharType="separate"/>
            </w:r>
            <w:r w:rsidR="00D95E6D">
              <w:rPr>
                <w:noProof/>
                <w:webHidden/>
              </w:rPr>
              <w:t>7</w:t>
            </w:r>
            <w:r w:rsidR="00D95E6D">
              <w:rPr>
                <w:noProof/>
                <w:webHidden/>
              </w:rPr>
              <w:fldChar w:fldCharType="end"/>
            </w:r>
          </w:hyperlink>
        </w:p>
        <w:p w14:paraId="3D7EF49A" w14:textId="2597776A" w:rsidR="00D95E6D" w:rsidRDefault="00000000">
          <w:pPr>
            <w:pStyle w:val="TOC3"/>
            <w:tabs>
              <w:tab w:val="left" w:pos="1320"/>
              <w:tab w:val="right" w:leader="dot" w:pos="9350"/>
            </w:tabs>
            <w:rPr>
              <w:rFonts w:eastAsiaTheme="minorEastAsia" w:cstheme="minorBidi"/>
              <w:noProof/>
              <w:sz w:val="22"/>
              <w:szCs w:val="22"/>
            </w:rPr>
          </w:pPr>
          <w:hyperlink w:anchor="_Toc121256157" w:history="1">
            <w:r w:rsidR="00D95E6D" w:rsidRPr="005E1BE2">
              <w:rPr>
                <w:rStyle w:val="Hyperlink"/>
                <w:noProof/>
              </w:rPr>
              <w:t>2.5.2</w:t>
            </w:r>
            <w:r w:rsidR="00D95E6D">
              <w:rPr>
                <w:rFonts w:eastAsiaTheme="minorEastAsia" w:cstheme="minorBidi"/>
                <w:noProof/>
                <w:sz w:val="22"/>
                <w:szCs w:val="22"/>
              </w:rPr>
              <w:tab/>
            </w:r>
            <w:r w:rsidR="00D95E6D" w:rsidRPr="005E1BE2">
              <w:rPr>
                <w:rStyle w:val="Hyperlink"/>
                <w:noProof/>
              </w:rPr>
              <w:t>Report Contributions</w:t>
            </w:r>
            <w:r w:rsidR="00D95E6D">
              <w:rPr>
                <w:noProof/>
                <w:webHidden/>
              </w:rPr>
              <w:tab/>
            </w:r>
            <w:r w:rsidR="00D95E6D">
              <w:rPr>
                <w:noProof/>
                <w:webHidden/>
              </w:rPr>
              <w:fldChar w:fldCharType="begin"/>
            </w:r>
            <w:r w:rsidR="00D95E6D">
              <w:rPr>
                <w:noProof/>
                <w:webHidden/>
              </w:rPr>
              <w:instrText xml:space="preserve"> PAGEREF _Toc121256157 \h </w:instrText>
            </w:r>
            <w:r w:rsidR="00D95E6D">
              <w:rPr>
                <w:noProof/>
                <w:webHidden/>
              </w:rPr>
            </w:r>
            <w:r w:rsidR="00D95E6D">
              <w:rPr>
                <w:noProof/>
                <w:webHidden/>
              </w:rPr>
              <w:fldChar w:fldCharType="separate"/>
            </w:r>
            <w:r w:rsidR="00D95E6D">
              <w:rPr>
                <w:noProof/>
                <w:webHidden/>
              </w:rPr>
              <w:t>9</w:t>
            </w:r>
            <w:r w:rsidR="00D95E6D">
              <w:rPr>
                <w:noProof/>
                <w:webHidden/>
              </w:rPr>
              <w:fldChar w:fldCharType="end"/>
            </w:r>
          </w:hyperlink>
        </w:p>
        <w:p w14:paraId="4A7A898B" w14:textId="6F5DA9FE" w:rsidR="00D95E6D" w:rsidRDefault="00000000">
          <w:pPr>
            <w:pStyle w:val="TOC1"/>
            <w:tabs>
              <w:tab w:val="left" w:pos="480"/>
            </w:tabs>
            <w:rPr>
              <w:rFonts w:eastAsiaTheme="minorEastAsia" w:cstheme="minorBidi"/>
              <w:noProof/>
              <w:sz w:val="22"/>
              <w:szCs w:val="22"/>
            </w:rPr>
          </w:pPr>
          <w:hyperlink w:anchor="_Toc121256158" w:history="1">
            <w:r w:rsidR="00D95E6D" w:rsidRPr="005E1BE2">
              <w:rPr>
                <w:rStyle w:val="Hyperlink"/>
                <w:noProof/>
              </w:rPr>
              <w:t>3</w:t>
            </w:r>
            <w:r w:rsidR="00D95E6D">
              <w:rPr>
                <w:rFonts w:eastAsiaTheme="minorEastAsia" w:cstheme="minorBidi"/>
                <w:noProof/>
                <w:sz w:val="22"/>
                <w:szCs w:val="22"/>
              </w:rPr>
              <w:tab/>
            </w:r>
            <w:r w:rsidR="00D95E6D" w:rsidRPr="005E1BE2">
              <w:rPr>
                <w:rStyle w:val="Hyperlink"/>
                <w:noProof/>
              </w:rPr>
              <w:t>Research</w:t>
            </w:r>
            <w:r w:rsidR="00D95E6D">
              <w:rPr>
                <w:noProof/>
                <w:webHidden/>
              </w:rPr>
              <w:tab/>
            </w:r>
            <w:r w:rsidR="00D95E6D">
              <w:rPr>
                <w:noProof/>
                <w:webHidden/>
              </w:rPr>
              <w:fldChar w:fldCharType="begin"/>
            </w:r>
            <w:r w:rsidR="00D95E6D">
              <w:rPr>
                <w:noProof/>
                <w:webHidden/>
              </w:rPr>
              <w:instrText xml:space="preserve"> PAGEREF _Toc121256158 \h </w:instrText>
            </w:r>
            <w:r w:rsidR="00D95E6D">
              <w:rPr>
                <w:noProof/>
                <w:webHidden/>
              </w:rPr>
            </w:r>
            <w:r w:rsidR="00D95E6D">
              <w:rPr>
                <w:noProof/>
                <w:webHidden/>
              </w:rPr>
              <w:fldChar w:fldCharType="separate"/>
            </w:r>
            <w:r w:rsidR="00D95E6D">
              <w:rPr>
                <w:noProof/>
                <w:webHidden/>
              </w:rPr>
              <w:t>11</w:t>
            </w:r>
            <w:r w:rsidR="00D95E6D">
              <w:rPr>
                <w:noProof/>
                <w:webHidden/>
              </w:rPr>
              <w:fldChar w:fldCharType="end"/>
            </w:r>
          </w:hyperlink>
        </w:p>
        <w:p w14:paraId="59FB6BEA" w14:textId="77F24EF0" w:rsidR="00D95E6D" w:rsidRDefault="00000000">
          <w:pPr>
            <w:pStyle w:val="TOC2"/>
            <w:tabs>
              <w:tab w:val="left" w:pos="880"/>
              <w:tab w:val="right" w:leader="dot" w:pos="9350"/>
            </w:tabs>
            <w:rPr>
              <w:rFonts w:eastAsiaTheme="minorEastAsia" w:cstheme="minorBidi"/>
              <w:noProof/>
              <w:sz w:val="22"/>
              <w:szCs w:val="22"/>
            </w:rPr>
          </w:pPr>
          <w:hyperlink w:anchor="_Toc121256159" w:history="1">
            <w:r w:rsidR="00D95E6D" w:rsidRPr="005E1BE2">
              <w:rPr>
                <w:rStyle w:val="Hyperlink"/>
                <w:noProof/>
              </w:rPr>
              <w:t>3.1</w:t>
            </w:r>
            <w:r w:rsidR="00D95E6D">
              <w:rPr>
                <w:rFonts w:eastAsiaTheme="minorEastAsia" w:cstheme="minorBidi"/>
                <w:noProof/>
                <w:sz w:val="22"/>
                <w:szCs w:val="22"/>
              </w:rPr>
              <w:tab/>
            </w:r>
            <w:r w:rsidR="00D95E6D" w:rsidRPr="005E1BE2">
              <w:rPr>
                <w:rStyle w:val="Hyperlink"/>
                <w:noProof/>
              </w:rPr>
              <w:t>Measuring Linear Displacement</w:t>
            </w:r>
            <w:r w:rsidR="00D95E6D" w:rsidRPr="005E1BE2">
              <w:rPr>
                <w:rStyle w:val="Hyperlink"/>
                <w:rFonts w:ascii="Wingdings" w:eastAsia="Wingdings" w:hAnsi="Wingdings" w:cs="Wingdings"/>
                <w:noProof/>
              </w:rPr>
              <w:t></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_Toc121256159 \h </w:instrText>
            </w:r>
            <w:r w:rsidR="00D95E6D">
              <w:rPr>
                <w:noProof/>
                <w:webHidden/>
              </w:rPr>
            </w:r>
            <w:r w:rsidR="00D95E6D">
              <w:rPr>
                <w:noProof/>
                <w:webHidden/>
              </w:rPr>
              <w:fldChar w:fldCharType="separate"/>
            </w:r>
            <w:r w:rsidR="00D95E6D">
              <w:rPr>
                <w:noProof/>
                <w:webHidden/>
              </w:rPr>
              <w:t>11</w:t>
            </w:r>
            <w:r w:rsidR="00D95E6D">
              <w:rPr>
                <w:noProof/>
                <w:webHidden/>
              </w:rPr>
              <w:fldChar w:fldCharType="end"/>
            </w:r>
          </w:hyperlink>
        </w:p>
        <w:p w14:paraId="1D67E8B8" w14:textId="660A7EEC" w:rsidR="00D95E6D" w:rsidRDefault="00000000">
          <w:pPr>
            <w:pStyle w:val="TOC2"/>
            <w:tabs>
              <w:tab w:val="left" w:pos="880"/>
              <w:tab w:val="right" w:leader="dot" w:pos="9350"/>
            </w:tabs>
            <w:rPr>
              <w:rFonts w:eastAsiaTheme="minorEastAsia" w:cstheme="minorBidi"/>
              <w:noProof/>
              <w:sz w:val="22"/>
              <w:szCs w:val="22"/>
            </w:rPr>
          </w:pPr>
          <w:hyperlink w:anchor="_Toc121256160" w:history="1">
            <w:r w:rsidR="00D95E6D" w:rsidRPr="005E1BE2">
              <w:rPr>
                <w:rStyle w:val="Hyperlink"/>
                <w:noProof/>
              </w:rPr>
              <w:t>3.2</w:t>
            </w:r>
            <w:r w:rsidR="00D95E6D">
              <w:rPr>
                <w:rFonts w:eastAsiaTheme="minorEastAsia" w:cstheme="minorBidi"/>
                <w:noProof/>
                <w:sz w:val="22"/>
                <w:szCs w:val="22"/>
              </w:rPr>
              <w:tab/>
            </w:r>
            <w:r w:rsidR="00D95E6D" w:rsidRPr="005E1BE2">
              <w:rPr>
                <w:rStyle w:val="Hyperlink"/>
                <w:noProof/>
              </w:rPr>
              <w:t>Methods of Vibration Simulation</w:t>
            </w:r>
            <w:r w:rsidR="00D95E6D">
              <w:rPr>
                <w:noProof/>
                <w:webHidden/>
              </w:rPr>
              <w:tab/>
            </w:r>
            <w:r w:rsidR="00D95E6D">
              <w:rPr>
                <w:noProof/>
                <w:webHidden/>
              </w:rPr>
              <w:fldChar w:fldCharType="begin"/>
            </w:r>
            <w:r w:rsidR="00D95E6D">
              <w:rPr>
                <w:noProof/>
                <w:webHidden/>
              </w:rPr>
              <w:instrText xml:space="preserve"> PAGEREF _Toc121256160 \h </w:instrText>
            </w:r>
            <w:r w:rsidR="00D95E6D">
              <w:rPr>
                <w:noProof/>
                <w:webHidden/>
              </w:rPr>
            </w:r>
            <w:r w:rsidR="00D95E6D">
              <w:rPr>
                <w:noProof/>
                <w:webHidden/>
              </w:rPr>
              <w:fldChar w:fldCharType="separate"/>
            </w:r>
            <w:r w:rsidR="00D95E6D">
              <w:rPr>
                <w:noProof/>
                <w:webHidden/>
              </w:rPr>
              <w:t>12</w:t>
            </w:r>
            <w:r w:rsidR="00D95E6D">
              <w:rPr>
                <w:noProof/>
                <w:webHidden/>
              </w:rPr>
              <w:fldChar w:fldCharType="end"/>
            </w:r>
          </w:hyperlink>
        </w:p>
        <w:p w14:paraId="3657A639" w14:textId="1F579D91" w:rsidR="00D95E6D" w:rsidRDefault="00000000">
          <w:pPr>
            <w:pStyle w:val="TOC3"/>
            <w:tabs>
              <w:tab w:val="left" w:pos="1320"/>
              <w:tab w:val="right" w:leader="dot" w:pos="9350"/>
            </w:tabs>
            <w:rPr>
              <w:rFonts w:eastAsiaTheme="minorEastAsia" w:cstheme="minorBidi"/>
              <w:noProof/>
              <w:sz w:val="22"/>
              <w:szCs w:val="22"/>
            </w:rPr>
          </w:pPr>
          <w:hyperlink w:anchor="_Toc121256161" w:history="1">
            <w:r w:rsidR="00D95E6D" w:rsidRPr="005E1BE2">
              <w:rPr>
                <w:rStyle w:val="Hyperlink"/>
                <w:noProof/>
              </w:rPr>
              <w:t>3.2.1</w:t>
            </w:r>
            <w:r w:rsidR="00D95E6D">
              <w:rPr>
                <w:rFonts w:eastAsiaTheme="minorEastAsia" w:cstheme="minorBidi"/>
                <w:noProof/>
                <w:sz w:val="22"/>
                <w:szCs w:val="22"/>
              </w:rPr>
              <w:tab/>
            </w:r>
            <w:r w:rsidR="00D95E6D" w:rsidRPr="005E1BE2">
              <w:rPr>
                <w:rStyle w:val="Hyperlink"/>
                <w:noProof/>
              </w:rPr>
              <w:t>Linear Actuator</w:t>
            </w:r>
            <w:r w:rsidR="00D95E6D">
              <w:rPr>
                <w:noProof/>
                <w:webHidden/>
              </w:rPr>
              <w:tab/>
            </w:r>
            <w:r w:rsidR="00D95E6D">
              <w:rPr>
                <w:noProof/>
                <w:webHidden/>
              </w:rPr>
              <w:fldChar w:fldCharType="begin"/>
            </w:r>
            <w:r w:rsidR="00D95E6D">
              <w:rPr>
                <w:noProof/>
                <w:webHidden/>
              </w:rPr>
              <w:instrText xml:space="preserve"> PAGEREF _Toc121256161 \h </w:instrText>
            </w:r>
            <w:r w:rsidR="00D95E6D">
              <w:rPr>
                <w:noProof/>
                <w:webHidden/>
              </w:rPr>
            </w:r>
            <w:r w:rsidR="00D95E6D">
              <w:rPr>
                <w:noProof/>
                <w:webHidden/>
              </w:rPr>
              <w:fldChar w:fldCharType="separate"/>
            </w:r>
            <w:r w:rsidR="00D95E6D">
              <w:rPr>
                <w:noProof/>
                <w:webHidden/>
              </w:rPr>
              <w:t>12</w:t>
            </w:r>
            <w:r w:rsidR="00D95E6D">
              <w:rPr>
                <w:noProof/>
                <w:webHidden/>
              </w:rPr>
              <w:fldChar w:fldCharType="end"/>
            </w:r>
          </w:hyperlink>
        </w:p>
        <w:p w14:paraId="5B90A834" w14:textId="26836A19" w:rsidR="00D95E6D" w:rsidRDefault="00000000">
          <w:pPr>
            <w:pStyle w:val="TOC3"/>
            <w:tabs>
              <w:tab w:val="left" w:pos="1320"/>
              <w:tab w:val="right" w:leader="dot" w:pos="9350"/>
            </w:tabs>
            <w:rPr>
              <w:rFonts w:eastAsiaTheme="minorEastAsia" w:cstheme="minorBidi"/>
              <w:noProof/>
              <w:sz w:val="22"/>
              <w:szCs w:val="22"/>
            </w:rPr>
          </w:pPr>
          <w:hyperlink w:anchor="_Toc121256162" w:history="1">
            <w:r w:rsidR="00D95E6D" w:rsidRPr="005E1BE2">
              <w:rPr>
                <w:rStyle w:val="Hyperlink"/>
                <w:noProof/>
              </w:rPr>
              <w:t>3.2.2</w:t>
            </w:r>
            <w:r w:rsidR="00D95E6D">
              <w:rPr>
                <w:rFonts w:eastAsiaTheme="minorEastAsia" w:cstheme="minorBidi"/>
                <w:noProof/>
                <w:sz w:val="22"/>
                <w:szCs w:val="22"/>
              </w:rPr>
              <w:tab/>
            </w:r>
            <w:r w:rsidR="00D95E6D" w:rsidRPr="005E1BE2">
              <w:rPr>
                <w:rStyle w:val="Hyperlink"/>
                <w:noProof/>
              </w:rPr>
              <w:t>DC Brushless Motor</w:t>
            </w:r>
            <w:r w:rsidR="00D95E6D">
              <w:rPr>
                <w:noProof/>
                <w:webHidden/>
              </w:rPr>
              <w:tab/>
            </w:r>
            <w:r w:rsidR="00D95E6D">
              <w:rPr>
                <w:noProof/>
                <w:webHidden/>
              </w:rPr>
              <w:fldChar w:fldCharType="begin"/>
            </w:r>
            <w:r w:rsidR="00D95E6D">
              <w:rPr>
                <w:noProof/>
                <w:webHidden/>
              </w:rPr>
              <w:instrText xml:space="preserve"> PAGEREF _Toc121256162 \h </w:instrText>
            </w:r>
            <w:r w:rsidR="00D95E6D">
              <w:rPr>
                <w:noProof/>
                <w:webHidden/>
              </w:rPr>
            </w:r>
            <w:r w:rsidR="00D95E6D">
              <w:rPr>
                <w:noProof/>
                <w:webHidden/>
              </w:rPr>
              <w:fldChar w:fldCharType="separate"/>
            </w:r>
            <w:r w:rsidR="00D95E6D">
              <w:rPr>
                <w:noProof/>
                <w:webHidden/>
              </w:rPr>
              <w:t>12</w:t>
            </w:r>
            <w:r w:rsidR="00D95E6D">
              <w:rPr>
                <w:noProof/>
                <w:webHidden/>
              </w:rPr>
              <w:fldChar w:fldCharType="end"/>
            </w:r>
          </w:hyperlink>
        </w:p>
        <w:p w14:paraId="5791C861" w14:textId="63AF4E62" w:rsidR="00D95E6D" w:rsidRDefault="00000000">
          <w:pPr>
            <w:pStyle w:val="TOC2"/>
            <w:tabs>
              <w:tab w:val="left" w:pos="880"/>
              <w:tab w:val="right" w:leader="dot" w:pos="9350"/>
            </w:tabs>
            <w:rPr>
              <w:rFonts w:eastAsiaTheme="minorEastAsia" w:cstheme="minorBidi"/>
              <w:noProof/>
              <w:sz w:val="22"/>
              <w:szCs w:val="22"/>
            </w:rPr>
          </w:pPr>
          <w:hyperlink w:anchor="_Toc121256163" w:history="1">
            <w:r w:rsidR="00D95E6D" w:rsidRPr="005E1BE2">
              <w:rPr>
                <w:rStyle w:val="Hyperlink"/>
                <w:noProof/>
              </w:rPr>
              <w:t>3.3</w:t>
            </w:r>
            <w:r w:rsidR="00D95E6D">
              <w:rPr>
                <w:rFonts w:eastAsiaTheme="minorEastAsia" w:cstheme="minorBidi"/>
                <w:noProof/>
                <w:sz w:val="22"/>
                <w:szCs w:val="22"/>
              </w:rPr>
              <w:tab/>
            </w:r>
            <w:r w:rsidR="00D95E6D" w:rsidRPr="005E1BE2">
              <w:rPr>
                <w:rStyle w:val="Hyperlink"/>
                <w:noProof/>
              </w:rPr>
              <w:t>Database Options to Store Data Acquired</w:t>
            </w:r>
            <w:r w:rsidR="00D95E6D">
              <w:rPr>
                <w:noProof/>
                <w:webHidden/>
              </w:rPr>
              <w:tab/>
            </w:r>
            <w:r w:rsidR="00D95E6D">
              <w:rPr>
                <w:noProof/>
                <w:webHidden/>
              </w:rPr>
              <w:fldChar w:fldCharType="begin"/>
            </w:r>
            <w:r w:rsidR="00D95E6D">
              <w:rPr>
                <w:noProof/>
                <w:webHidden/>
              </w:rPr>
              <w:instrText xml:space="preserve"> PAGEREF _Toc121256163 \h </w:instrText>
            </w:r>
            <w:r w:rsidR="00D95E6D">
              <w:rPr>
                <w:noProof/>
                <w:webHidden/>
              </w:rPr>
            </w:r>
            <w:r w:rsidR="00D95E6D">
              <w:rPr>
                <w:noProof/>
                <w:webHidden/>
              </w:rPr>
              <w:fldChar w:fldCharType="separate"/>
            </w:r>
            <w:r w:rsidR="00D95E6D">
              <w:rPr>
                <w:noProof/>
                <w:webHidden/>
              </w:rPr>
              <w:t>13</w:t>
            </w:r>
            <w:r w:rsidR="00D95E6D">
              <w:rPr>
                <w:noProof/>
                <w:webHidden/>
              </w:rPr>
              <w:fldChar w:fldCharType="end"/>
            </w:r>
          </w:hyperlink>
        </w:p>
        <w:p w14:paraId="0EC103E3" w14:textId="32BBFAF8" w:rsidR="00D95E6D" w:rsidRDefault="00000000">
          <w:pPr>
            <w:pStyle w:val="TOC2"/>
            <w:tabs>
              <w:tab w:val="left" w:pos="880"/>
              <w:tab w:val="right" w:leader="dot" w:pos="9350"/>
            </w:tabs>
            <w:rPr>
              <w:rFonts w:eastAsiaTheme="minorEastAsia" w:cstheme="minorBidi"/>
              <w:noProof/>
              <w:sz w:val="22"/>
              <w:szCs w:val="22"/>
            </w:rPr>
          </w:pPr>
          <w:hyperlink w:anchor="_Toc121256164" w:history="1">
            <w:r w:rsidR="00D95E6D" w:rsidRPr="005E1BE2">
              <w:rPr>
                <w:rStyle w:val="Hyperlink"/>
                <w:noProof/>
              </w:rPr>
              <w:t>3.4</w:t>
            </w:r>
            <w:r w:rsidR="00D95E6D">
              <w:rPr>
                <w:rFonts w:eastAsiaTheme="minorEastAsia" w:cstheme="minorBidi"/>
                <w:noProof/>
                <w:sz w:val="22"/>
                <w:szCs w:val="22"/>
              </w:rPr>
              <w:tab/>
            </w:r>
            <w:r w:rsidR="00D95E6D" w:rsidRPr="005E1BE2">
              <w:rPr>
                <w:rStyle w:val="Hyperlink"/>
                <w:noProof/>
              </w:rPr>
              <w:t>User Interface Framework</w:t>
            </w:r>
            <w:r w:rsidR="00D95E6D">
              <w:rPr>
                <w:noProof/>
                <w:webHidden/>
              </w:rPr>
              <w:tab/>
            </w:r>
            <w:r w:rsidR="00D95E6D">
              <w:rPr>
                <w:noProof/>
                <w:webHidden/>
              </w:rPr>
              <w:fldChar w:fldCharType="begin"/>
            </w:r>
            <w:r w:rsidR="00D95E6D">
              <w:rPr>
                <w:noProof/>
                <w:webHidden/>
              </w:rPr>
              <w:instrText xml:space="preserve"> PAGEREF _Toc121256164 \h </w:instrText>
            </w:r>
            <w:r w:rsidR="00D95E6D">
              <w:rPr>
                <w:noProof/>
                <w:webHidden/>
              </w:rPr>
            </w:r>
            <w:r w:rsidR="00D95E6D">
              <w:rPr>
                <w:noProof/>
                <w:webHidden/>
              </w:rPr>
              <w:fldChar w:fldCharType="separate"/>
            </w:r>
            <w:r w:rsidR="00D95E6D">
              <w:rPr>
                <w:noProof/>
                <w:webHidden/>
              </w:rPr>
              <w:t>13</w:t>
            </w:r>
            <w:r w:rsidR="00D95E6D">
              <w:rPr>
                <w:noProof/>
                <w:webHidden/>
              </w:rPr>
              <w:fldChar w:fldCharType="end"/>
            </w:r>
          </w:hyperlink>
        </w:p>
        <w:p w14:paraId="1DBEDC5B" w14:textId="39E75A6D" w:rsidR="00D95E6D" w:rsidRDefault="00000000">
          <w:pPr>
            <w:pStyle w:val="TOC1"/>
            <w:tabs>
              <w:tab w:val="left" w:pos="480"/>
            </w:tabs>
            <w:rPr>
              <w:rFonts w:eastAsiaTheme="minorEastAsia" w:cstheme="minorBidi"/>
              <w:noProof/>
              <w:sz w:val="22"/>
              <w:szCs w:val="22"/>
            </w:rPr>
          </w:pPr>
          <w:hyperlink w:anchor="_Toc121256165" w:history="1">
            <w:r w:rsidR="00D95E6D" w:rsidRPr="005E1BE2">
              <w:rPr>
                <w:rStyle w:val="Hyperlink"/>
                <w:noProof/>
              </w:rPr>
              <w:t>4</w:t>
            </w:r>
            <w:r w:rsidR="00D95E6D">
              <w:rPr>
                <w:rFonts w:eastAsiaTheme="minorEastAsia" w:cstheme="minorBidi"/>
                <w:noProof/>
                <w:sz w:val="22"/>
                <w:szCs w:val="22"/>
              </w:rPr>
              <w:tab/>
            </w:r>
            <w:r w:rsidR="00D95E6D" w:rsidRPr="005E1BE2">
              <w:rPr>
                <w:rStyle w:val="Hyperlink"/>
                <w:noProof/>
              </w:rPr>
              <w:t>Vibration Simulator Design</w:t>
            </w:r>
            <w:r w:rsidR="00D95E6D">
              <w:rPr>
                <w:noProof/>
                <w:webHidden/>
              </w:rPr>
              <w:tab/>
            </w:r>
            <w:r w:rsidR="00D95E6D">
              <w:rPr>
                <w:noProof/>
                <w:webHidden/>
              </w:rPr>
              <w:fldChar w:fldCharType="begin"/>
            </w:r>
            <w:r w:rsidR="00D95E6D">
              <w:rPr>
                <w:noProof/>
                <w:webHidden/>
              </w:rPr>
              <w:instrText xml:space="preserve"> PAGEREF _Toc121256165 \h </w:instrText>
            </w:r>
            <w:r w:rsidR="00D95E6D">
              <w:rPr>
                <w:noProof/>
                <w:webHidden/>
              </w:rPr>
            </w:r>
            <w:r w:rsidR="00D95E6D">
              <w:rPr>
                <w:noProof/>
                <w:webHidden/>
              </w:rPr>
              <w:fldChar w:fldCharType="separate"/>
            </w:r>
            <w:r w:rsidR="00D95E6D">
              <w:rPr>
                <w:noProof/>
                <w:webHidden/>
              </w:rPr>
              <w:t>15</w:t>
            </w:r>
            <w:r w:rsidR="00D95E6D">
              <w:rPr>
                <w:noProof/>
                <w:webHidden/>
              </w:rPr>
              <w:fldChar w:fldCharType="end"/>
            </w:r>
          </w:hyperlink>
        </w:p>
        <w:p w14:paraId="3E184E13" w14:textId="32AEF93F" w:rsidR="00D95E6D" w:rsidRDefault="00000000">
          <w:pPr>
            <w:pStyle w:val="TOC2"/>
            <w:tabs>
              <w:tab w:val="left" w:pos="880"/>
              <w:tab w:val="right" w:leader="dot" w:pos="9350"/>
            </w:tabs>
            <w:rPr>
              <w:rFonts w:eastAsiaTheme="minorEastAsia" w:cstheme="minorBidi"/>
              <w:noProof/>
              <w:sz w:val="22"/>
              <w:szCs w:val="22"/>
            </w:rPr>
          </w:pPr>
          <w:hyperlink w:anchor="_Toc121256166" w:history="1">
            <w:r w:rsidR="00D95E6D" w:rsidRPr="005E1BE2">
              <w:rPr>
                <w:rStyle w:val="Hyperlink"/>
                <w:noProof/>
              </w:rPr>
              <w:t>4.1</w:t>
            </w:r>
            <w:r w:rsidR="00D95E6D">
              <w:rPr>
                <w:rFonts w:eastAsiaTheme="minorEastAsia" w:cstheme="minorBidi"/>
                <w:noProof/>
                <w:sz w:val="22"/>
                <w:szCs w:val="22"/>
              </w:rPr>
              <w:tab/>
            </w:r>
            <w:r w:rsidR="00D95E6D" w:rsidRPr="005E1BE2">
              <w:rPr>
                <w:rStyle w:val="Hyperlink"/>
                <w:noProof/>
              </w:rPr>
              <w:t>Simulation of Linear Displacement</w:t>
            </w:r>
            <w:r w:rsidR="00D95E6D">
              <w:rPr>
                <w:noProof/>
                <w:webHidden/>
              </w:rPr>
              <w:tab/>
            </w:r>
            <w:r w:rsidR="00D95E6D">
              <w:rPr>
                <w:noProof/>
                <w:webHidden/>
              </w:rPr>
              <w:fldChar w:fldCharType="begin"/>
            </w:r>
            <w:r w:rsidR="00D95E6D">
              <w:rPr>
                <w:noProof/>
                <w:webHidden/>
              </w:rPr>
              <w:instrText xml:space="preserve"> PAGEREF _Toc121256166 \h </w:instrText>
            </w:r>
            <w:r w:rsidR="00D95E6D">
              <w:rPr>
                <w:noProof/>
                <w:webHidden/>
              </w:rPr>
            </w:r>
            <w:r w:rsidR="00D95E6D">
              <w:rPr>
                <w:noProof/>
                <w:webHidden/>
              </w:rPr>
              <w:fldChar w:fldCharType="separate"/>
            </w:r>
            <w:r w:rsidR="00D95E6D">
              <w:rPr>
                <w:noProof/>
                <w:webHidden/>
              </w:rPr>
              <w:t>15</w:t>
            </w:r>
            <w:r w:rsidR="00D95E6D">
              <w:rPr>
                <w:noProof/>
                <w:webHidden/>
              </w:rPr>
              <w:fldChar w:fldCharType="end"/>
            </w:r>
          </w:hyperlink>
        </w:p>
        <w:p w14:paraId="4577FF86" w14:textId="1EC86B8E" w:rsidR="00D95E6D" w:rsidRDefault="00000000">
          <w:pPr>
            <w:pStyle w:val="TOC2"/>
            <w:tabs>
              <w:tab w:val="left" w:pos="880"/>
              <w:tab w:val="right" w:leader="dot" w:pos="9350"/>
            </w:tabs>
            <w:rPr>
              <w:rFonts w:eastAsiaTheme="minorEastAsia" w:cstheme="minorBidi"/>
              <w:noProof/>
              <w:sz w:val="22"/>
              <w:szCs w:val="22"/>
            </w:rPr>
          </w:pPr>
          <w:hyperlink w:anchor="_Toc121256167" w:history="1">
            <w:r w:rsidR="00D95E6D" w:rsidRPr="005E1BE2">
              <w:rPr>
                <w:rStyle w:val="Hyperlink"/>
                <w:noProof/>
              </w:rPr>
              <w:t>4.2</w:t>
            </w:r>
            <w:r w:rsidR="00D95E6D">
              <w:rPr>
                <w:rFonts w:eastAsiaTheme="minorEastAsia" w:cstheme="minorBidi"/>
                <w:noProof/>
                <w:sz w:val="22"/>
                <w:szCs w:val="22"/>
              </w:rPr>
              <w:tab/>
            </w:r>
            <w:r w:rsidR="00D95E6D" w:rsidRPr="005E1BE2">
              <w:rPr>
                <w:rStyle w:val="Hyperlink"/>
                <w:noProof/>
              </w:rPr>
              <w:t>Database</w:t>
            </w:r>
            <w:r w:rsidR="00D95E6D">
              <w:rPr>
                <w:noProof/>
                <w:webHidden/>
              </w:rPr>
              <w:tab/>
            </w:r>
            <w:r w:rsidR="00D95E6D">
              <w:rPr>
                <w:noProof/>
                <w:webHidden/>
              </w:rPr>
              <w:fldChar w:fldCharType="begin"/>
            </w:r>
            <w:r w:rsidR="00D95E6D">
              <w:rPr>
                <w:noProof/>
                <w:webHidden/>
              </w:rPr>
              <w:instrText xml:space="preserve"> PAGEREF _Toc121256167 \h </w:instrText>
            </w:r>
            <w:r w:rsidR="00D95E6D">
              <w:rPr>
                <w:noProof/>
                <w:webHidden/>
              </w:rPr>
            </w:r>
            <w:r w:rsidR="00D95E6D">
              <w:rPr>
                <w:noProof/>
                <w:webHidden/>
              </w:rPr>
              <w:fldChar w:fldCharType="separate"/>
            </w:r>
            <w:r w:rsidR="00D95E6D">
              <w:rPr>
                <w:noProof/>
                <w:webHidden/>
              </w:rPr>
              <w:t>17</w:t>
            </w:r>
            <w:r w:rsidR="00D95E6D">
              <w:rPr>
                <w:noProof/>
                <w:webHidden/>
              </w:rPr>
              <w:fldChar w:fldCharType="end"/>
            </w:r>
          </w:hyperlink>
        </w:p>
        <w:p w14:paraId="2792A29B" w14:textId="6DA28A03" w:rsidR="00D95E6D" w:rsidRDefault="00000000">
          <w:pPr>
            <w:pStyle w:val="TOC2"/>
            <w:tabs>
              <w:tab w:val="left" w:pos="880"/>
              <w:tab w:val="right" w:leader="dot" w:pos="9350"/>
            </w:tabs>
            <w:rPr>
              <w:rFonts w:eastAsiaTheme="minorEastAsia" w:cstheme="minorBidi"/>
              <w:noProof/>
              <w:sz w:val="22"/>
              <w:szCs w:val="22"/>
            </w:rPr>
          </w:pPr>
          <w:hyperlink w:anchor="_Toc121256168" w:history="1">
            <w:r w:rsidR="00D95E6D" w:rsidRPr="005E1BE2">
              <w:rPr>
                <w:rStyle w:val="Hyperlink"/>
                <w:noProof/>
              </w:rPr>
              <w:t>4.3</w:t>
            </w:r>
            <w:r w:rsidR="00D95E6D">
              <w:rPr>
                <w:rFonts w:eastAsiaTheme="minorEastAsia" w:cstheme="minorBidi"/>
                <w:noProof/>
                <w:sz w:val="22"/>
                <w:szCs w:val="22"/>
              </w:rPr>
              <w:tab/>
            </w:r>
            <w:r w:rsidR="00D95E6D" w:rsidRPr="005E1BE2">
              <w:rPr>
                <w:rStyle w:val="Hyperlink"/>
                <w:noProof/>
              </w:rPr>
              <w:t xml:space="preserve">User Interface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_Toc121256168 \h </w:instrText>
            </w:r>
            <w:r w:rsidR="00D95E6D">
              <w:rPr>
                <w:noProof/>
                <w:webHidden/>
              </w:rPr>
            </w:r>
            <w:r w:rsidR="00D95E6D">
              <w:rPr>
                <w:noProof/>
                <w:webHidden/>
              </w:rPr>
              <w:fldChar w:fldCharType="separate"/>
            </w:r>
            <w:r w:rsidR="00D95E6D">
              <w:rPr>
                <w:noProof/>
                <w:webHidden/>
              </w:rPr>
              <w:t>19</w:t>
            </w:r>
            <w:r w:rsidR="00D95E6D">
              <w:rPr>
                <w:noProof/>
                <w:webHidden/>
              </w:rPr>
              <w:fldChar w:fldCharType="end"/>
            </w:r>
          </w:hyperlink>
        </w:p>
        <w:p w14:paraId="3F74CF81" w14:textId="576B014A" w:rsidR="00D95E6D" w:rsidRDefault="00000000">
          <w:pPr>
            <w:pStyle w:val="TOC1"/>
            <w:tabs>
              <w:tab w:val="left" w:pos="480"/>
            </w:tabs>
            <w:rPr>
              <w:rFonts w:eastAsiaTheme="minorEastAsia" w:cstheme="minorBidi"/>
              <w:noProof/>
              <w:sz w:val="22"/>
              <w:szCs w:val="22"/>
            </w:rPr>
          </w:pPr>
          <w:hyperlink w:anchor="_Toc121256169" w:history="1">
            <w:r w:rsidR="00D95E6D" w:rsidRPr="005E1BE2">
              <w:rPr>
                <w:rStyle w:val="Hyperlink"/>
                <w:noProof/>
              </w:rPr>
              <w:t>5</w:t>
            </w:r>
            <w:r w:rsidR="00D95E6D">
              <w:rPr>
                <w:rFonts w:eastAsiaTheme="minorEastAsia" w:cstheme="minorBidi"/>
                <w:noProof/>
                <w:sz w:val="22"/>
                <w:szCs w:val="22"/>
              </w:rPr>
              <w:tab/>
            </w:r>
            <w:r w:rsidR="00D95E6D" w:rsidRPr="005E1BE2">
              <w:rPr>
                <w:rStyle w:val="Hyperlink"/>
                <w:noProof/>
              </w:rPr>
              <w:t>Work Plan</w:t>
            </w:r>
            <w:r w:rsidR="00D95E6D">
              <w:rPr>
                <w:noProof/>
                <w:webHidden/>
              </w:rPr>
              <w:tab/>
            </w:r>
            <w:r w:rsidR="00D95E6D">
              <w:rPr>
                <w:noProof/>
                <w:webHidden/>
              </w:rPr>
              <w:fldChar w:fldCharType="begin"/>
            </w:r>
            <w:r w:rsidR="00D95E6D">
              <w:rPr>
                <w:noProof/>
                <w:webHidden/>
              </w:rPr>
              <w:instrText xml:space="preserve"> PAGEREF _Toc121256169 \h </w:instrText>
            </w:r>
            <w:r w:rsidR="00D95E6D">
              <w:rPr>
                <w:noProof/>
                <w:webHidden/>
              </w:rPr>
            </w:r>
            <w:r w:rsidR="00D95E6D">
              <w:rPr>
                <w:noProof/>
                <w:webHidden/>
              </w:rPr>
              <w:fldChar w:fldCharType="separate"/>
            </w:r>
            <w:r w:rsidR="00D95E6D">
              <w:rPr>
                <w:noProof/>
                <w:webHidden/>
              </w:rPr>
              <w:t>21</w:t>
            </w:r>
            <w:r w:rsidR="00D95E6D">
              <w:rPr>
                <w:noProof/>
                <w:webHidden/>
              </w:rPr>
              <w:fldChar w:fldCharType="end"/>
            </w:r>
          </w:hyperlink>
        </w:p>
        <w:p w14:paraId="7F494E5E" w14:textId="16403F62" w:rsidR="00D95E6D" w:rsidRDefault="00000000">
          <w:pPr>
            <w:pStyle w:val="TOC2"/>
            <w:tabs>
              <w:tab w:val="left" w:pos="880"/>
              <w:tab w:val="right" w:leader="dot" w:pos="9350"/>
            </w:tabs>
            <w:rPr>
              <w:rFonts w:eastAsiaTheme="minorEastAsia" w:cstheme="minorBidi"/>
              <w:noProof/>
              <w:sz w:val="22"/>
              <w:szCs w:val="22"/>
            </w:rPr>
          </w:pPr>
          <w:hyperlink w:anchor="_Toc121256170" w:history="1">
            <w:r w:rsidR="00D95E6D" w:rsidRPr="005E1BE2">
              <w:rPr>
                <w:rStyle w:val="Hyperlink"/>
                <w:noProof/>
              </w:rPr>
              <w:t>5.1</w:t>
            </w:r>
            <w:r w:rsidR="00D95E6D">
              <w:rPr>
                <w:rFonts w:eastAsiaTheme="minorEastAsia" w:cstheme="minorBidi"/>
                <w:noProof/>
                <w:sz w:val="22"/>
                <w:szCs w:val="22"/>
              </w:rPr>
              <w:tab/>
            </w:r>
            <w:r w:rsidR="00D95E6D" w:rsidRPr="005E1BE2">
              <w:rPr>
                <w:rStyle w:val="Hyperlink"/>
                <w:noProof/>
              </w:rPr>
              <w:t xml:space="preserve">Roles, Tasks, and Required Knowledge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_Toc121256170 \h </w:instrText>
            </w:r>
            <w:r w:rsidR="00D95E6D">
              <w:rPr>
                <w:noProof/>
                <w:webHidden/>
              </w:rPr>
            </w:r>
            <w:r w:rsidR="00D95E6D">
              <w:rPr>
                <w:noProof/>
                <w:webHidden/>
              </w:rPr>
              <w:fldChar w:fldCharType="separate"/>
            </w:r>
            <w:r w:rsidR="00D95E6D">
              <w:rPr>
                <w:noProof/>
                <w:webHidden/>
              </w:rPr>
              <w:t>21</w:t>
            </w:r>
            <w:r w:rsidR="00D95E6D">
              <w:rPr>
                <w:noProof/>
                <w:webHidden/>
              </w:rPr>
              <w:fldChar w:fldCharType="end"/>
            </w:r>
          </w:hyperlink>
        </w:p>
        <w:p w14:paraId="3A50696E" w14:textId="3D43ADCA" w:rsidR="00D95E6D" w:rsidRDefault="00000000">
          <w:pPr>
            <w:pStyle w:val="TOC3"/>
            <w:tabs>
              <w:tab w:val="left" w:pos="1320"/>
              <w:tab w:val="right" w:leader="dot" w:pos="9350"/>
            </w:tabs>
            <w:rPr>
              <w:rFonts w:eastAsiaTheme="minorEastAsia" w:cstheme="minorBidi"/>
              <w:noProof/>
              <w:sz w:val="22"/>
              <w:szCs w:val="22"/>
            </w:rPr>
          </w:pPr>
          <w:hyperlink w:anchor="_Toc121256171" w:history="1">
            <w:r w:rsidR="00D95E6D" w:rsidRPr="005E1BE2">
              <w:rPr>
                <w:rStyle w:val="Hyperlink"/>
                <w:noProof/>
              </w:rPr>
              <w:t>5.1.1</w:t>
            </w:r>
            <w:r w:rsidR="00D95E6D">
              <w:rPr>
                <w:rFonts w:eastAsiaTheme="minorEastAsia" w:cstheme="minorBidi"/>
                <w:noProof/>
                <w:sz w:val="22"/>
                <w:szCs w:val="22"/>
              </w:rPr>
              <w:tab/>
            </w:r>
            <w:r w:rsidR="00D95E6D" w:rsidRPr="005E1BE2">
              <w:rPr>
                <w:rStyle w:val="Hyperlink"/>
                <w:noProof/>
              </w:rPr>
              <w:t xml:space="preserve">Collaboration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_Toc121256171 \h </w:instrText>
            </w:r>
            <w:r w:rsidR="00D95E6D">
              <w:rPr>
                <w:noProof/>
                <w:webHidden/>
              </w:rPr>
            </w:r>
            <w:r w:rsidR="00D95E6D">
              <w:rPr>
                <w:noProof/>
                <w:webHidden/>
              </w:rPr>
              <w:fldChar w:fldCharType="separate"/>
            </w:r>
            <w:r w:rsidR="00D95E6D">
              <w:rPr>
                <w:noProof/>
                <w:webHidden/>
              </w:rPr>
              <w:t>22</w:t>
            </w:r>
            <w:r w:rsidR="00D95E6D">
              <w:rPr>
                <w:noProof/>
                <w:webHidden/>
              </w:rPr>
              <w:fldChar w:fldCharType="end"/>
            </w:r>
          </w:hyperlink>
        </w:p>
        <w:p w14:paraId="39E96F69" w14:textId="3EF26161" w:rsidR="00D95E6D" w:rsidRDefault="00000000">
          <w:pPr>
            <w:pStyle w:val="TOC2"/>
            <w:tabs>
              <w:tab w:val="left" w:pos="880"/>
              <w:tab w:val="right" w:leader="dot" w:pos="9350"/>
            </w:tabs>
            <w:rPr>
              <w:rFonts w:eastAsiaTheme="minorEastAsia" w:cstheme="minorBidi"/>
              <w:noProof/>
              <w:sz w:val="22"/>
              <w:szCs w:val="22"/>
            </w:rPr>
          </w:pPr>
          <w:hyperlink w:anchor="_Toc121256172" w:history="1">
            <w:r w:rsidR="00D95E6D" w:rsidRPr="005E1BE2">
              <w:rPr>
                <w:rStyle w:val="Hyperlink"/>
                <w:noProof/>
              </w:rPr>
              <w:t>5.2</w:t>
            </w:r>
            <w:r w:rsidR="00D95E6D">
              <w:rPr>
                <w:rFonts w:eastAsiaTheme="minorEastAsia" w:cstheme="minorBidi"/>
                <w:noProof/>
                <w:sz w:val="22"/>
                <w:szCs w:val="22"/>
              </w:rPr>
              <w:tab/>
            </w:r>
            <w:r w:rsidR="00D95E6D" w:rsidRPr="005E1BE2">
              <w:rPr>
                <w:rStyle w:val="Hyperlink"/>
                <w:noProof/>
              </w:rPr>
              <w:t xml:space="preserve">Project Milestones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_Toc121256172 \h </w:instrText>
            </w:r>
            <w:r w:rsidR="00D95E6D">
              <w:rPr>
                <w:noProof/>
                <w:webHidden/>
              </w:rPr>
            </w:r>
            <w:r w:rsidR="00D95E6D">
              <w:rPr>
                <w:noProof/>
                <w:webHidden/>
              </w:rPr>
              <w:fldChar w:fldCharType="separate"/>
            </w:r>
            <w:r w:rsidR="00D95E6D">
              <w:rPr>
                <w:noProof/>
                <w:webHidden/>
              </w:rPr>
              <w:t>22</w:t>
            </w:r>
            <w:r w:rsidR="00D95E6D">
              <w:rPr>
                <w:noProof/>
                <w:webHidden/>
              </w:rPr>
              <w:fldChar w:fldCharType="end"/>
            </w:r>
          </w:hyperlink>
        </w:p>
        <w:p w14:paraId="4B63EFCD" w14:textId="4D4C295C" w:rsidR="00D95E6D" w:rsidRDefault="00000000">
          <w:pPr>
            <w:pStyle w:val="TOC2"/>
            <w:tabs>
              <w:tab w:val="left" w:pos="880"/>
              <w:tab w:val="right" w:leader="dot" w:pos="9350"/>
            </w:tabs>
            <w:rPr>
              <w:rFonts w:eastAsiaTheme="minorEastAsia" w:cstheme="minorBidi"/>
              <w:noProof/>
              <w:sz w:val="22"/>
              <w:szCs w:val="22"/>
            </w:rPr>
          </w:pPr>
          <w:hyperlink w:anchor="_Toc121256173" w:history="1">
            <w:r w:rsidR="00D95E6D" w:rsidRPr="005E1BE2">
              <w:rPr>
                <w:rStyle w:val="Hyperlink"/>
                <w:noProof/>
              </w:rPr>
              <w:t>5.3</w:t>
            </w:r>
            <w:r w:rsidR="00D95E6D">
              <w:rPr>
                <w:rFonts w:eastAsiaTheme="minorEastAsia" w:cstheme="minorBidi"/>
                <w:noProof/>
                <w:sz w:val="22"/>
                <w:szCs w:val="22"/>
              </w:rPr>
              <w:tab/>
            </w:r>
            <w:r w:rsidR="00D95E6D" w:rsidRPr="005E1BE2">
              <w:rPr>
                <w:rStyle w:val="Hyperlink"/>
                <w:noProof/>
              </w:rPr>
              <w:t xml:space="preserve">Schedule of Activities/Gantt Chart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_Toc121256173 \h </w:instrText>
            </w:r>
            <w:r w:rsidR="00D95E6D">
              <w:rPr>
                <w:noProof/>
                <w:webHidden/>
              </w:rPr>
            </w:r>
            <w:r w:rsidR="00D95E6D">
              <w:rPr>
                <w:noProof/>
                <w:webHidden/>
              </w:rPr>
              <w:fldChar w:fldCharType="separate"/>
            </w:r>
            <w:r w:rsidR="00D95E6D">
              <w:rPr>
                <w:noProof/>
                <w:webHidden/>
              </w:rPr>
              <w:t>23</w:t>
            </w:r>
            <w:r w:rsidR="00D95E6D">
              <w:rPr>
                <w:noProof/>
                <w:webHidden/>
              </w:rPr>
              <w:fldChar w:fldCharType="end"/>
            </w:r>
          </w:hyperlink>
        </w:p>
        <w:p w14:paraId="53F37173" w14:textId="04CD5ED9" w:rsidR="00D95E6D" w:rsidRDefault="00000000">
          <w:pPr>
            <w:pStyle w:val="TOC1"/>
            <w:tabs>
              <w:tab w:val="left" w:pos="480"/>
            </w:tabs>
            <w:rPr>
              <w:rFonts w:eastAsiaTheme="minorEastAsia" w:cstheme="minorBidi"/>
              <w:noProof/>
              <w:sz w:val="22"/>
              <w:szCs w:val="22"/>
            </w:rPr>
          </w:pPr>
          <w:hyperlink w:anchor="_Toc121256174" w:history="1">
            <w:r w:rsidR="00D95E6D" w:rsidRPr="005E1BE2">
              <w:rPr>
                <w:rStyle w:val="Hyperlink"/>
                <w:noProof/>
              </w:rPr>
              <w:t>6</w:t>
            </w:r>
            <w:r w:rsidR="00D95E6D">
              <w:rPr>
                <w:rFonts w:eastAsiaTheme="minorEastAsia" w:cstheme="minorBidi"/>
                <w:noProof/>
                <w:sz w:val="22"/>
                <w:szCs w:val="22"/>
              </w:rPr>
              <w:tab/>
            </w:r>
            <w:r w:rsidR="00D95E6D" w:rsidRPr="005E1BE2">
              <w:rPr>
                <w:rStyle w:val="Hyperlink"/>
                <w:noProof/>
              </w:rPr>
              <w:t xml:space="preserve">Budget Breakdown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_Toc121256174 \h </w:instrText>
            </w:r>
            <w:r w:rsidR="00D95E6D">
              <w:rPr>
                <w:noProof/>
                <w:webHidden/>
              </w:rPr>
            </w:r>
            <w:r w:rsidR="00D95E6D">
              <w:rPr>
                <w:noProof/>
                <w:webHidden/>
              </w:rPr>
              <w:fldChar w:fldCharType="separate"/>
            </w:r>
            <w:r w:rsidR="00D95E6D">
              <w:rPr>
                <w:noProof/>
                <w:webHidden/>
              </w:rPr>
              <w:t>26</w:t>
            </w:r>
            <w:r w:rsidR="00D95E6D">
              <w:rPr>
                <w:noProof/>
                <w:webHidden/>
              </w:rPr>
              <w:fldChar w:fldCharType="end"/>
            </w:r>
          </w:hyperlink>
        </w:p>
        <w:p w14:paraId="3D542AC9" w14:textId="19FBAE2D" w:rsidR="00D95E6D" w:rsidRDefault="00000000">
          <w:pPr>
            <w:pStyle w:val="TOC2"/>
            <w:tabs>
              <w:tab w:val="left" w:pos="880"/>
              <w:tab w:val="right" w:leader="dot" w:pos="9350"/>
            </w:tabs>
            <w:rPr>
              <w:rFonts w:eastAsiaTheme="minorEastAsia" w:cstheme="minorBidi"/>
              <w:noProof/>
              <w:sz w:val="22"/>
              <w:szCs w:val="22"/>
            </w:rPr>
          </w:pPr>
          <w:hyperlink w:anchor="_Toc121256175" w:history="1">
            <w:r w:rsidR="00D95E6D" w:rsidRPr="005E1BE2">
              <w:rPr>
                <w:rStyle w:val="Hyperlink"/>
                <w:noProof/>
              </w:rPr>
              <w:t>6.1</w:t>
            </w:r>
            <w:r w:rsidR="00D95E6D">
              <w:rPr>
                <w:rFonts w:eastAsiaTheme="minorEastAsia" w:cstheme="minorBidi"/>
                <w:noProof/>
                <w:sz w:val="22"/>
                <w:szCs w:val="22"/>
              </w:rPr>
              <w:tab/>
            </w:r>
            <w:r w:rsidR="00D95E6D" w:rsidRPr="005E1BE2">
              <w:rPr>
                <w:rStyle w:val="Hyperlink"/>
                <w:noProof/>
              </w:rPr>
              <w:t>Hardware</w:t>
            </w:r>
            <w:r w:rsidR="00D95E6D">
              <w:rPr>
                <w:noProof/>
                <w:webHidden/>
              </w:rPr>
              <w:tab/>
            </w:r>
            <w:r w:rsidR="00D95E6D">
              <w:rPr>
                <w:noProof/>
                <w:webHidden/>
              </w:rPr>
              <w:fldChar w:fldCharType="begin"/>
            </w:r>
            <w:r w:rsidR="00D95E6D">
              <w:rPr>
                <w:noProof/>
                <w:webHidden/>
              </w:rPr>
              <w:instrText xml:space="preserve"> PAGEREF _Toc121256175 \h </w:instrText>
            </w:r>
            <w:r w:rsidR="00D95E6D">
              <w:rPr>
                <w:noProof/>
                <w:webHidden/>
              </w:rPr>
            </w:r>
            <w:r w:rsidR="00D95E6D">
              <w:rPr>
                <w:noProof/>
                <w:webHidden/>
              </w:rPr>
              <w:fldChar w:fldCharType="separate"/>
            </w:r>
            <w:r w:rsidR="00D95E6D">
              <w:rPr>
                <w:noProof/>
                <w:webHidden/>
              </w:rPr>
              <w:t>26</w:t>
            </w:r>
            <w:r w:rsidR="00D95E6D">
              <w:rPr>
                <w:noProof/>
                <w:webHidden/>
              </w:rPr>
              <w:fldChar w:fldCharType="end"/>
            </w:r>
          </w:hyperlink>
        </w:p>
        <w:p w14:paraId="60FA2AF9" w14:textId="1961FED7" w:rsidR="00D95E6D" w:rsidRDefault="00000000">
          <w:pPr>
            <w:pStyle w:val="TOC1"/>
            <w:tabs>
              <w:tab w:val="left" w:pos="480"/>
            </w:tabs>
            <w:rPr>
              <w:rFonts w:eastAsiaTheme="minorEastAsia" w:cstheme="minorBidi"/>
              <w:noProof/>
              <w:sz w:val="22"/>
              <w:szCs w:val="22"/>
            </w:rPr>
          </w:pPr>
          <w:hyperlink w:anchor="_Toc121256176" w:history="1">
            <w:r w:rsidR="00D95E6D" w:rsidRPr="005E1BE2">
              <w:rPr>
                <w:rStyle w:val="Hyperlink"/>
                <w:noProof/>
              </w:rPr>
              <w:t>7</w:t>
            </w:r>
            <w:r w:rsidR="00D95E6D">
              <w:rPr>
                <w:rFonts w:eastAsiaTheme="minorEastAsia" w:cstheme="minorBidi"/>
                <w:noProof/>
                <w:sz w:val="22"/>
                <w:szCs w:val="22"/>
              </w:rPr>
              <w:tab/>
            </w:r>
            <w:r w:rsidR="00D95E6D" w:rsidRPr="005E1BE2">
              <w:rPr>
                <w:rStyle w:val="Hyperlink"/>
                <w:noProof/>
              </w:rPr>
              <w:t xml:space="preserve">Conclusion </w:t>
            </w:r>
            <w:r w:rsidR="00D95E6D" w:rsidRPr="005E1BE2">
              <w:rPr>
                <w:rStyle w:val="Hyperlink"/>
                <w:rFonts w:ascii="Wingdings" w:eastAsia="Wingdings" w:hAnsi="Wingdings" w:cs="Wingdings"/>
                <w:noProof/>
              </w:rPr>
              <w:t></w:t>
            </w:r>
            <w:r w:rsidR="00D95E6D">
              <w:rPr>
                <w:noProof/>
                <w:webHidden/>
              </w:rPr>
              <w:tab/>
            </w:r>
            <w:r w:rsidR="00D95E6D">
              <w:rPr>
                <w:noProof/>
                <w:webHidden/>
              </w:rPr>
              <w:fldChar w:fldCharType="begin"/>
            </w:r>
            <w:r w:rsidR="00D95E6D">
              <w:rPr>
                <w:noProof/>
                <w:webHidden/>
              </w:rPr>
              <w:instrText xml:space="preserve"> PAGEREF _Toc121256176 \h </w:instrText>
            </w:r>
            <w:r w:rsidR="00D95E6D">
              <w:rPr>
                <w:noProof/>
                <w:webHidden/>
              </w:rPr>
            </w:r>
            <w:r w:rsidR="00D95E6D">
              <w:rPr>
                <w:noProof/>
                <w:webHidden/>
              </w:rPr>
              <w:fldChar w:fldCharType="separate"/>
            </w:r>
            <w:r w:rsidR="00D95E6D">
              <w:rPr>
                <w:noProof/>
                <w:webHidden/>
              </w:rPr>
              <w:t>27</w:t>
            </w:r>
            <w:r w:rsidR="00D95E6D">
              <w:rPr>
                <w:noProof/>
                <w:webHidden/>
              </w:rPr>
              <w:fldChar w:fldCharType="end"/>
            </w:r>
          </w:hyperlink>
        </w:p>
        <w:p w14:paraId="784F7702" w14:textId="4A4A863D" w:rsidR="00D95E6D" w:rsidRDefault="00000000">
          <w:pPr>
            <w:pStyle w:val="TOC2"/>
            <w:tabs>
              <w:tab w:val="left" w:pos="880"/>
              <w:tab w:val="right" w:leader="dot" w:pos="9350"/>
            </w:tabs>
            <w:rPr>
              <w:rFonts w:eastAsiaTheme="minorEastAsia" w:cstheme="minorBidi"/>
              <w:noProof/>
              <w:sz w:val="22"/>
              <w:szCs w:val="22"/>
            </w:rPr>
          </w:pPr>
          <w:hyperlink w:anchor="_Toc121256177" w:history="1">
            <w:r w:rsidR="00D95E6D" w:rsidRPr="005E1BE2">
              <w:rPr>
                <w:rStyle w:val="Hyperlink"/>
                <w:rFonts w:cstheme="minorHAnsi"/>
                <w:noProof/>
              </w:rPr>
              <w:t>7.1</w:t>
            </w:r>
            <w:r w:rsidR="00D95E6D">
              <w:rPr>
                <w:rFonts w:eastAsiaTheme="minorEastAsia" w:cstheme="minorBidi"/>
                <w:noProof/>
                <w:sz w:val="22"/>
                <w:szCs w:val="22"/>
              </w:rPr>
              <w:tab/>
            </w:r>
            <w:r w:rsidR="00D95E6D" w:rsidRPr="005E1BE2">
              <w:rPr>
                <w:rStyle w:val="Hyperlink"/>
                <w:noProof/>
              </w:rPr>
              <w:t>Reflections</w:t>
            </w:r>
            <w:r w:rsidR="00D95E6D">
              <w:rPr>
                <w:noProof/>
                <w:webHidden/>
              </w:rPr>
              <w:tab/>
            </w:r>
            <w:r w:rsidR="00D95E6D">
              <w:rPr>
                <w:noProof/>
                <w:webHidden/>
              </w:rPr>
              <w:fldChar w:fldCharType="begin"/>
            </w:r>
            <w:r w:rsidR="00D95E6D">
              <w:rPr>
                <w:noProof/>
                <w:webHidden/>
              </w:rPr>
              <w:instrText xml:space="preserve"> PAGEREF _Toc121256177 \h </w:instrText>
            </w:r>
            <w:r w:rsidR="00D95E6D">
              <w:rPr>
                <w:noProof/>
                <w:webHidden/>
              </w:rPr>
            </w:r>
            <w:r w:rsidR="00D95E6D">
              <w:rPr>
                <w:noProof/>
                <w:webHidden/>
              </w:rPr>
              <w:fldChar w:fldCharType="separate"/>
            </w:r>
            <w:r w:rsidR="00D95E6D">
              <w:rPr>
                <w:noProof/>
                <w:webHidden/>
              </w:rPr>
              <w:t>27</w:t>
            </w:r>
            <w:r w:rsidR="00D95E6D">
              <w:rPr>
                <w:noProof/>
                <w:webHidden/>
              </w:rPr>
              <w:fldChar w:fldCharType="end"/>
            </w:r>
          </w:hyperlink>
        </w:p>
        <w:p w14:paraId="1B957ECA" w14:textId="5D8D8F9D" w:rsidR="00D95E6D" w:rsidRDefault="00000000">
          <w:pPr>
            <w:pStyle w:val="TOC1"/>
            <w:tabs>
              <w:tab w:val="left" w:pos="480"/>
            </w:tabs>
            <w:rPr>
              <w:rFonts w:eastAsiaTheme="minorEastAsia" w:cstheme="minorBidi"/>
              <w:noProof/>
              <w:sz w:val="22"/>
              <w:szCs w:val="22"/>
            </w:rPr>
          </w:pPr>
          <w:hyperlink w:anchor="_Toc121256178" w:history="1">
            <w:r w:rsidR="00D95E6D" w:rsidRPr="005E1BE2">
              <w:rPr>
                <w:rStyle w:val="Hyperlink"/>
                <w:noProof/>
              </w:rPr>
              <w:t>8</w:t>
            </w:r>
            <w:r w:rsidR="00D95E6D">
              <w:rPr>
                <w:rFonts w:eastAsiaTheme="minorEastAsia" w:cstheme="minorBidi"/>
                <w:noProof/>
                <w:sz w:val="22"/>
                <w:szCs w:val="22"/>
              </w:rPr>
              <w:tab/>
            </w:r>
            <w:r w:rsidR="00D95E6D" w:rsidRPr="005E1BE2">
              <w:rPr>
                <w:rStyle w:val="Hyperlink"/>
                <w:noProof/>
              </w:rPr>
              <w:t>References</w:t>
            </w:r>
            <w:r w:rsidR="00D95E6D">
              <w:rPr>
                <w:noProof/>
                <w:webHidden/>
              </w:rPr>
              <w:tab/>
            </w:r>
            <w:r w:rsidR="00D95E6D">
              <w:rPr>
                <w:noProof/>
                <w:webHidden/>
              </w:rPr>
              <w:fldChar w:fldCharType="begin"/>
            </w:r>
            <w:r w:rsidR="00D95E6D">
              <w:rPr>
                <w:noProof/>
                <w:webHidden/>
              </w:rPr>
              <w:instrText xml:space="preserve"> PAGEREF _Toc121256178 \h </w:instrText>
            </w:r>
            <w:r w:rsidR="00D95E6D">
              <w:rPr>
                <w:noProof/>
                <w:webHidden/>
              </w:rPr>
            </w:r>
            <w:r w:rsidR="00D95E6D">
              <w:rPr>
                <w:noProof/>
                <w:webHidden/>
              </w:rPr>
              <w:fldChar w:fldCharType="separate"/>
            </w:r>
            <w:r w:rsidR="00D95E6D">
              <w:rPr>
                <w:noProof/>
                <w:webHidden/>
              </w:rPr>
              <w:t>28</w:t>
            </w:r>
            <w:r w:rsidR="00D95E6D">
              <w:rPr>
                <w:noProof/>
                <w:webHidden/>
              </w:rPr>
              <w:fldChar w:fldCharType="end"/>
            </w:r>
          </w:hyperlink>
        </w:p>
        <w:p w14:paraId="512DD6FC" w14:textId="5450D477" w:rsidR="00D95E6D" w:rsidRDefault="00000000">
          <w:pPr>
            <w:pStyle w:val="TOC1"/>
            <w:rPr>
              <w:rFonts w:eastAsiaTheme="minorEastAsia" w:cstheme="minorBidi"/>
              <w:noProof/>
              <w:sz w:val="22"/>
              <w:szCs w:val="22"/>
            </w:rPr>
          </w:pPr>
          <w:hyperlink w:anchor="_Toc121256179" w:history="1">
            <w:r w:rsidR="00D95E6D" w:rsidRPr="005E1BE2">
              <w:rPr>
                <w:rStyle w:val="Hyperlink"/>
                <w:noProof/>
              </w:rPr>
              <w:t>Appendix 1: Relevant Courses</w:t>
            </w:r>
            <w:r w:rsidR="00D95E6D">
              <w:rPr>
                <w:noProof/>
                <w:webHidden/>
              </w:rPr>
              <w:tab/>
            </w:r>
            <w:r w:rsidR="00D95E6D">
              <w:rPr>
                <w:noProof/>
                <w:webHidden/>
              </w:rPr>
              <w:fldChar w:fldCharType="begin"/>
            </w:r>
            <w:r w:rsidR="00D95E6D">
              <w:rPr>
                <w:noProof/>
                <w:webHidden/>
              </w:rPr>
              <w:instrText xml:space="preserve"> PAGEREF _Toc121256179 \h </w:instrText>
            </w:r>
            <w:r w:rsidR="00D95E6D">
              <w:rPr>
                <w:noProof/>
                <w:webHidden/>
              </w:rPr>
            </w:r>
            <w:r w:rsidR="00D95E6D">
              <w:rPr>
                <w:noProof/>
                <w:webHidden/>
              </w:rPr>
              <w:fldChar w:fldCharType="separate"/>
            </w:r>
            <w:r w:rsidR="00D95E6D">
              <w:rPr>
                <w:noProof/>
                <w:webHidden/>
              </w:rPr>
              <w:t>31</w:t>
            </w:r>
            <w:r w:rsidR="00D95E6D">
              <w:rPr>
                <w:noProof/>
                <w:webHidden/>
              </w:rPr>
              <w:fldChar w:fldCharType="end"/>
            </w:r>
          </w:hyperlink>
        </w:p>
        <w:p w14:paraId="669D65F3" w14:textId="4FA83A7A" w:rsidR="00D95E6D" w:rsidRDefault="00000000">
          <w:pPr>
            <w:pStyle w:val="TOC1"/>
            <w:rPr>
              <w:rFonts w:eastAsiaTheme="minorEastAsia" w:cstheme="minorBidi"/>
              <w:noProof/>
              <w:sz w:val="22"/>
              <w:szCs w:val="22"/>
            </w:rPr>
          </w:pPr>
          <w:hyperlink w:anchor="_Toc121256180" w:history="1">
            <w:r w:rsidR="00D95E6D" w:rsidRPr="005E1BE2">
              <w:rPr>
                <w:rStyle w:val="Hyperlink"/>
                <w:noProof/>
              </w:rPr>
              <w:t>Appendix 2: Additional Diagrams</w:t>
            </w:r>
            <w:r w:rsidR="00D95E6D">
              <w:rPr>
                <w:noProof/>
                <w:webHidden/>
              </w:rPr>
              <w:tab/>
            </w:r>
            <w:r w:rsidR="00D95E6D">
              <w:rPr>
                <w:noProof/>
                <w:webHidden/>
              </w:rPr>
              <w:fldChar w:fldCharType="begin"/>
            </w:r>
            <w:r w:rsidR="00D95E6D">
              <w:rPr>
                <w:noProof/>
                <w:webHidden/>
              </w:rPr>
              <w:instrText xml:space="preserve"> PAGEREF _Toc121256180 \h </w:instrText>
            </w:r>
            <w:r w:rsidR="00D95E6D">
              <w:rPr>
                <w:noProof/>
                <w:webHidden/>
              </w:rPr>
            </w:r>
            <w:r w:rsidR="00D95E6D">
              <w:rPr>
                <w:noProof/>
                <w:webHidden/>
              </w:rPr>
              <w:fldChar w:fldCharType="separate"/>
            </w:r>
            <w:r w:rsidR="00D95E6D">
              <w:rPr>
                <w:noProof/>
                <w:webHidden/>
              </w:rPr>
              <w:t>31</w:t>
            </w:r>
            <w:r w:rsidR="00D95E6D">
              <w:rPr>
                <w:noProof/>
                <w:webHidden/>
              </w:rPr>
              <w:fldChar w:fldCharType="end"/>
            </w:r>
          </w:hyperlink>
        </w:p>
        <w:p w14:paraId="3F5D0467" w14:textId="134D9D5D" w:rsidR="00D95E6D" w:rsidRDefault="00000000">
          <w:pPr>
            <w:pStyle w:val="TOC1"/>
            <w:rPr>
              <w:rFonts w:eastAsiaTheme="minorEastAsia" w:cstheme="minorBidi"/>
              <w:noProof/>
              <w:sz w:val="22"/>
              <w:szCs w:val="22"/>
            </w:rPr>
          </w:pPr>
          <w:hyperlink w:anchor="_Toc121256181" w:history="1">
            <w:r w:rsidR="00D95E6D" w:rsidRPr="005E1BE2">
              <w:rPr>
                <w:rStyle w:val="Hyperlink"/>
                <w:noProof/>
              </w:rPr>
              <w:t xml:space="preserve">Appendix 3: </w:t>
            </w:r>
            <w:r w:rsidR="00D95E6D" w:rsidRPr="005E1BE2">
              <w:rPr>
                <w:rStyle w:val="Hyperlink"/>
                <w:noProof/>
                <w:highlight w:val="yellow"/>
              </w:rPr>
              <w:t>Proposal</w:t>
            </w:r>
            <w:r w:rsidR="00D95E6D">
              <w:rPr>
                <w:noProof/>
                <w:webHidden/>
              </w:rPr>
              <w:tab/>
            </w:r>
            <w:r w:rsidR="00D95E6D">
              <w:rPr>
                <w:noProof/>
                <w:webHidden/>
              </w:rPr>
              <w:fldChar w:fldCharType="begin"/>
            </w:r>
            <w:r w:rsidR="00D95E6D">
              <w:rPr>
                <w:noProof/>
                <w:webHidden/>
              </w:rPr>
              <w:instrText xml:space="preserve"> PAGEREF _Toc121256181 \h </w:instrText>
            </w:r>
            <w:r w:rsidR="00D95E6D">
              <w:rPr>
                <w:noProof/>
                <w:webHidden/>
              </w:rPr>
            </w:r>
            <w:r w:rsidR="00D95E6D">
              <w:rPr>
                <w:noProof/>
                <w:webHidden/>
              </w:rPr>
              <w:fldChar w:fldCharType="separate"/>
            </w:r>
            <w:r w:rsidR="00D95E6D">
              <w:rPr>
                <w:noProof/>
                <w:webHidden/>
              </w:rPr>
              <w:t>32</w:t>
            </w:r>
            <w:r w:rsidR="00D95E6D">
              <w:rPr>
                <w:noProof/>
                <w:webHidden/>
              </w:rPr>
              <w:fldChar w:fldCharType="end"/>
            </w:r>
          </w:hyperlink>
        </w:p>
        <w:p w14:paraId="7BD3591E" w14:textId="6E7EB72F" w:rsidR="004404A5" w:rsidRDefault="00D04BAF" w:rsidP="00D04BAF">
          <w:pPr>
            <w:spacing w:line="240" w:lineRule="auto"/>
            <w:rPr>
              <w:b/>
              <w:bCs/>
              <w:noProof/>
            </w:rPr>
          </w:pPr>
          <w:r>
            <w:rPr>
              <w:b/>
              <w:bCs/>
              <w:noProof/>
            </w:rPr>
            <w:fldChar w:fldCharType="end"/>
          </w:r>
          <w:commentRangeEnd w:id="11"/>
          <w:commentRangeEnd w:id="12"/>
          <w:r w:rsidR="00C72543">
            <w:rPr>
              <w:rStyle w:val="CommentReference"/>
              <w:rFonts w:cstheme="minorBidi"/>
              <w:lang w:val="en-CA"/>
            </w:rPr>
            <w:commentReference w:id="11"/>
          </w:r>
          <w:r w:rsidR="006D590D">
            <w:rPr>
              <w:rStyle w:val="CommentReference"/>
            </w:rPr>
            <w:commentReference w:id="12"/>
          </w:r>
          <w:commentRangeEnd w:id="13"/>
          <w:r>
            <w:rPr>
              <w:rStyle w:val="CommentReference"/>
            </w:rPr>
            <w:commentReference w:id="13"/>
          </w:r>
        </w:p>
      </w:sdtContent>
    </w:sdt>
    <w:p w14:paraId="55BAD910" w14:textId="77777777" w:rsidR="004404A5" w:rsidRDefault="004404A5">
      <w:pPr>
        <w:spacing w:line="259" w:lineRule="auto"/>
        <w:jc w:val="left"/>
        <w:rPr>
          <w:b/>
          <w:bCs/>
          <w:noProof/>
        </w:rPr>
      </w:pPr>
      <w:r>
        <w:rPr>
          <w:b/>
          <w:bCs/>
          <w:noProof/>
        </w:rPr>
        <w:br w:type="page"/>
      </w:r>
    </w:p>
    <w:p w14:paraId="276500CF" w14:textId="604CC42D" w:rsidR="000934A3" w:rsidRDefault="000934A3">
      <w:pPr>
        <w:spacing w:line="259" w:lineRule="auto"/>
        <w:jc w:val="left"/>
        <w:rPr>
          <w:rFonts w:eastAsiaTheme="majorEastAsia" w:cstheme="majorBidi"/>
          <w:bCs/>
          <w:color w:val="3E762A" w:themeColor="accent1" w:themeShade="BF"/>
          <w:sz w:val="32"/>
        </w:rPr>
      </w:pPr>
      <w:r>
        <w:lastRenderedPageBreak/>
        <w:t>[Abstract]</w:t>
      </w:r>
      <w:r>
        <w:br w:type="page"/>
      </w:r>
    </w:p>
    <w:p w14:paraId="0A15AD4F" w14:textId="77777777" w:rsidR="00FB6C28" w:rsidRPr="00FB6C28" w:rsidRDefault="00755F1E" w:rsidP="00EF3011">
      <w:pPr>
        <w:pStyle w:val="Heading1"/>
        <w:rPr>
          <w:rFonts w:cstheme="minorHAnsi"/>
        </w:rPr>
      </w:pPr>
      <w:bookmarkStart w:id="14" w:name="_Toc121141953"/>
      <w:bookmarkStart w:id="15" w:name="_Toc121256145"/>
      <w:r w:rsidRPr="007336E1">
        <w:lastRenderedPageBreak/>
        <w:t>Introduction</w:t>
      </w:r>
      <w:r w:rsidR="0047659D" w:rsidRPr="00FB6C28">
        <w:rPr>
          <w:rFonts w:cstheme="minorHAnsi"/>
        </w:rPr>
        <w:t xml:space="preserve"> </w:t>
      </w:r>
      <w:bookmarkEnd w:id="10"/>
      <w:bookmarkEnd w:id="14"/>
      <w:bookmarkEnd w:id="15"/>
    </w:p>
    <w:p w14:paraId="2848D4E0" w14:textId="4CF07E1C" w:rsidR="00F94265" w:rsidRPr="00FB6C28" w:rsidRDefault="00F94265" w:rsidP="00FB6C28">
      <w:r w:rsidRPr="00FB6C28">
        <w:t xml:space="preserve">The Davy Lab at </w:t>
      </w:r>
      <w:ins w:id="16" w:author="Yuu Ono" w:date="2022-12-08T08:27:00Z">
        <w:r w:rsidR="00600FC5">
          <w:t xml:space="preserve">the </w:t>
        </w:r>
      </w:ins>
      <w:ins w:id="17" w:author="Yuu Ono" w:date="2022-12-08T08:28:00Z">
        <w:r w:rsidR="00600FC5">
          <w:t>D</w:t>
        </w:r>
      </w:ins>
      <w:ins w:id="18" w:author="Yuu Ono" w:date="2022-12-08T08:27:00Z">
        <w:r w:rsidR="00600FC5">
          <w:t xml:space="preserve">epartment of Biology, </w:t>
        </w:r>
      </w:ins>
      <w:r w:rsidRPr="00FB6C28">
        <w:t xml:space="preserve">Carleton University conducts conservation research to better comprehend how local environmental changes impact threatened species of bats, amphibians, and reptiles. One of these projects </w:t>
      </w:r>
      <w:r w:rsidR="00DC72E6" w:rsidRPr="00FB6C28">
        <w:t>investigates</w:t>
      </w:r>
      <w:r w:rsidRPr="00FB6C28">
        <w:t xml:space="preserve"> how </w:t>
      </w:r>
      <w:r w:rsidR="00341582" w:rsidRPr="00FB6C28">
        <w:t>ground</w:t>
      </w:r>
      <w:r w:rsidRPr="00FB6C28">
        <w:t xml:space="preserve"> vibrations from adjacent </w:t>
      </w:r>
      <w:r w:rsidR="00540883" w:rsidRPr="00FB6C28">
        <w:t>industrial activities and roadways</w:t>
      </w:r>
      <w:r w:rsidRPr="00FB6C28">
        <w:t xml:space="preserve"> affect the growth of turtle eggs.</w:t>
      </w:r>
    </w:p>
    <w:p w14:paraId="16F47A41" w14:textId="52779475" w:rsidR="00F94265" w:rsidRPr="00046255" w:rsidRDefault="00F94265" w:rsidP="0050368C">
      <w:pPr>
        <w:rPr>
          <w:rFonts w:cstheme="minorHAnsi"/>
        </w:rPr>
      </w:pPr>
      <w:r w:rsidRPr="00046255">
        <w:rPr>
          <w:rFonts w:cstheme="minorHAnsi"/>
        </w:rPr>
        <w:t xml:space="preserve">Engineering students Meia Copeland, Shawaiz Khan, Talal Jaber, Marwan </w:t>
      </w:r>
      <w:proofErr w:type="spellStart"/>
      <w:r w:rsidRPr="00046255">
        <w:rPr>
          <w:rFonts w:cstheme="minorHAnsi"/>
        </w:rPr>
        <w:t>Zeyada</w:t>
      </w:r>
      <w:proofErr w:type="spellEnd"/>
      <w:r w:rsidRPr="00046255">
        <w:rPr>
          <w:rFonts w:cstheme="minorHAnsi"/>
        </w:rPr>
        <w:t xml:space="preserve">, and </w:t>
      </w:r>
      <w:proofErr w:type="spellStart"/>
      <w:r w:rsidRPr="00046255">
        <w:rPr>
          <w:rFonts w:cstheme="minorHAnsi"/>
        </w:rPr>
        <w:t>Ranishka</w:t>
      </w:r>
      <w:proofErr w:type="spellEnd"/>
      <w:r w:rsidRPr="00046255">
        <w:rPr>
          <w:rFonts w:cstheme="minorHAnsi"/>
        </w:rPr>
        <w:t xml:space="preserve"> Fernando are developing a tool that can </w:t>
      </w:r>
      <w:r w:rsidR="006556A7">
        <w:rPr>
          <w:rFonts w:cstheme="minorHAnsi"/>
        </w:rPr>
        <w:t>simulate</w:t>
      </w:r>
      <w:r w:rsidRPr="00046255">
        <w:rPr>
          <w:rFonts w:cstheme="minorHAnsi"/>
        </w:rPr>
        <w:t xml:space="preserve"> the ground vibrations </w:t>
      </w:r>
      <w:r w:rsidR="008F1EBF">
        <w:rPr>
          <w:rFonts w:cstheme="minorHAnsi"/>
        </w:rPr>
        <w:t>produced by various industrial activities</w:t>
      </w:r>
      <w:r w:rsidRPr="00046255">
        <w:rPr>
          <w:rFonts w:cstheme="minorHAnsi"/>
        </w:rPr>
        <w:t xml:space="preserve"> so that the lab may investigate these impacts in a controlled environment.</w:t>
      </w:r>
    </w:p>
    <w:p w14:paraId="1EA62201" w14:textId="134F316B" w:rsidR="00755F1E" w:rsidRPr="00BF202F" w:rsidRDefault="00755F1E" w:rsidP="007336E1">
      <w:pPr>
        <w:pStyle w:val="Heading2"/>
      </w:pPr>
      <w:bookmarkStart w:id="19" w:name="_Toc119591482"/>
      <w:bookmarkStart w:id="20" w:name="_Toc121256146"/>
      <w:r w:rsidRPr="007336E1">
        <w:t>Background</w:t>
      </w:r>
      <w:bookmarkEnd w:id="19"/>
      <w:bookmarkEnd w:id="20"/>
    </w:p>
    <w:p w14:paraId="296B1266" w14:textId="4AAA724C" w:rsidR="00E95F11" w:rsidRDefault="002B75B0" w:rsidP="0050368C">
      <w:pPr>
        <w:rPr>
          <w:rFonts w:cstheme="minorHAnsi"/>
        </w:rPr>
      </w:pPr>
      <w:r>
        <w:rPr>
          <w:rFonts w:cstheme="minorHAnsi"/>
        </w:rPr>
        <w:t xml:space="preserve">As Ontario’s population steadily grows, </w:t>
      </w:r>
      <w:r w:rsidR="00F24B8C">
        <w:rPr>
          <w:rFonts w:cstheme="minorHAnsi"/>
        </w:rPr>
        <w:t xml:space="preserve">so too does </w:t>
      </w:r>
      <w:r w:rsidR="00CC2CA3">
        <w:rPr>
          <w:rFonts w:cstheme="minorHAnsi"/>
        </w:rPr>
        <w:t xml:space="preserve">the urban sprawl of </w:t>
      </w:r>
      <w:r w:rsidR="0015156B">
        <w:rPr>
          <w:rFonts w:cstheme="minorHAnsi"/>
        </w:rPr>
        <w:t>its cities.</w:t>
      </w:r>
      <w:r w:rsidR="00D471F7">
        <w:rPr>
          <w:rFonts w:cstheme="minorHAnsi"/>
        </w:rPr>
        <w:t xml:space="preserve"> In Canada</w:t>
      </w:r>
      <w:r w:rsidR="000E34BC">
        <w:rPr>
          <w:rFonts w:cstheme="minorHAnsi"/>
        </w:rPr>
        <w:t>, three out of four Canadians live in urban areas, with the highest growth being in city suburbs</w:t>
      </w:r>
      <w:r w:rsidR="00B72DC1">
        <w:rPr>
          <w:rFonts w:cstheme="minorHAnsi"/>
        </w:rPr>
        <w:t xml:space="preserve"> </w:t>
      </w:r>
      <w:sdt>
        <w:sdtPr>
          <w:rPr>
            <w:rFonts w:cstheme="minorHAnsi"/>
          </w:rPr>
          <w:id w:val="-20788335"/>
          <w:citation/>
        </w:sdtPr>
        <w:sdtContent>
          <w:r w:rsidR="00B72DC1">
            <w:rPr>
              <w:rFonts w:cstheme="minorHAnsi"/>
            </w:rPr>
            <w:fldChar w:fldCharType="begin"/>
          </w:r>
          <w:r w:rsidR="00B72DC1">
            <w:rPr>
              <w:rFonts w:cstheme="minorHAnsi"/>
            </w:rPr>
            <w:instrText xml:space="preserve"> CITATION Can22 \l 1033 </w:instrText>
          </w:r>
          <w:r w:rsidR="00B72DC1">
            <w:rPr>
              <w:rFonts w:cstheme="minorHAnsi"/>
            </w:rPr>
            <w:fldChar w:fldCharType="separate"/>
          </w:r>
          <w:r w:rsidR="007861DA" w:rsidRPr="007861DA">
            <w:rPr>
              <w:rFonts w:cstheme="minorHAnsi"/>
              <w:noProof/>
            </w:rPr>
            <w:t>[1]</w:t>
          </w:r>
          <w:r w:rsidR="00B72DC1">
            <w:rPr>
              <w:rFonts w:cstheme="minorHAnsi"/>
            </w:rPr>
            <w:fldChar w:fldCharType="end"/>
          </w:r>
        </w:sdtContent>
      </w:sdt>
      <w:r w:rsidR="00B72DC1">
        <w:rPr>
          <w:rFonts w:cstheme="minorHAnsi"/>
        </w:rPr>
        <w:t xml:space="preserve">. </w:t>
      </w:r>
      <w:r w:rsidR="000E34BC">
        <w:rPr>
          <w:rFonts w:cstheme="minorHAnsi"/>
        </w:rPr>
        <w:t>This urban sprawl</w:t>
      </w:r>
      <w:r w:rsidR="00B72DC1">
        <w:rPr>
          <w:rFonts w:cstheme="minorHAnsi"/>
        </w:rPr>
        <w:t xml:space="preserve"> require</w:t>
      </w:r>
      <w:r w:rsidR="000E34BC">
        <w:rPr>
          <w:rFonts w:cstheme="minorHAnsi"/>
        </w:rPr>
        <w:t>s</w:t>
      </w:r>
      <w:r w:rsidR="00B72DC1">
        <w:rPr>
          <w:rFonts w:cstheme="minorHAnsi"/>
        </w:rPr>
        <w:t xml:space="preserve"> extensive </w:t>
      </w:r>
      <w:r w:rsidR="000B6F39">
        <w:rPr>
          <w:rFonts w:cstheme="minorHAnsi"/>
        </w:rPr>
        <w:t>road networks, housing</w:t>
      </w:r>
      <w:r w:rsidR="00927FF0">
        <w:rPr>
          <w:rFonts w:cstheme="minorHAnsi"/>
        </w:rPr>
        <w:t>, power, and other amenities</w:t>
      </w:r>
      <w:r w:rsidR="00F86A72">
        <w:rPr>
          <w:rFonts w:cstheme="minorHAnsi"/>
        </w:rPr>
        <w:t xml:space="preserve">—all of which impact the local ecosystems </w:t>
      </w:r>
      <w:r w:rsidR="003A0EF6">
        <w:rPr>
          <w:rFonts w:cstheme="minorHAnsi"/>
        </w:rPr>
        <w:t xml:space="preserve">present </w:t>
      </w:r>
      <w:r w:rsidR="00B033FB">
        <w:rPr>
          <w:rFonts w:cstheme="minorHAnsi"/>
        </w:rPr>
        <w:t xml:space="preserve">in </w:t>
      </w:r>
      <w:r w:rsidR="00EE522D">
        <w:rPr>
          <w:rFonts w:cstheme="minorHAnsi"/>
        </w:rPr>
        <w:t>these areas</w:t>
      </w:r>
      <w:r w:rsidR="003A0EF6">
        <w:rPr>
          <w:rFonts w:cstheme="minorHAnsi"/>
        </w:rPr>
        <w:t>.</w:t>
      </w:r>
      <w:r w:rsidR="00FB52B3">
        <w:rPr>
          <w:rFonts w:cstheme="minorHAnsi"/>
        </w:rPr>
        <w:t xml:space="preserve"> Roadways and other industrial activities </w:t>
      </w:r>
      <w:r w:rsidR="000A72E1">
        <w:rPr>
          <w:rFonts w:cstheme="minorHAnsi"/>
        </w:rPr>
        <w:t xml:space="preserve">disturb </w:t>
      </w:r>
      <w:r w:rsidR="00743CF8">
        <w:rPr>
          <w:rFonts w:cstheme="minorHAnsi"/>
        </w:rPr>
        <w:t xml:space="preserve">local </w:t>
      </w:r>
      <w:r w:rsidR="00C724A9">
        <w:rPr>
          <w:rFonts w:cstheme="minorHAnsi"/>
        </w:rPr>
        <w:t>ground-dwelling species</w:t>
      </w:r>
      <w:r w:rsidR="00431BC8">
        <w:rPr>
          <w:rFonts w:cstheme="minorHAnsi"/>
        </w:rPr>
        <w:t xml:space="preserve"> by destroying burrows,</w:t>
      </w:r>
      <w:r w:rsidR="00F2177F">
        <w:rPr>
          <w:rFonts w:cstheme="minorHAnsi"/>
        </w:rPr>
        <w:t xml:space="preserve"> fragmenting habitats</w:t>
      </w:r>
      <w:r w:rsidR="00992CA5">
        <w:rPr>
          <w:rFonts w:cstheme="minorHAnsi"/>
        </w:rPr>
        <w:t xml:space="preserve">, </w:t>
      </w:r>
      <w:r w:rsidR="00FF2E70">
        <w:rPr>
          <w:rFonts w:cstheme="minorHAnsi"/>
        </w:rPr>
        <w:t xml:space="preserve">contributing to wildlife death through collisions, </w:t>
      </w:r>
      <w:r w:rsidR="00816CD7">
        <w:rPr>
          <w:rFonts w:cstheme="minorHAnsi"/>
        </w:rPr>
        <w:t xml:space="preserve">and influencing </w:t>
      </w:r>
      <w:r w:rsidR="00A85FD4">
        <w:rPr>
          <w:rFonts w:cstheme="minorHAnsi"/>
        </w:rPr>
        <w:t xml:space="preserve">survival and breeding success of </w:t>
      </w:r>
      <w:r w:rsidR="005837BD">
        <w:rPr>
          <w:rFonts w:cstheme="minorHAnsi"/>
        </w:rPr>
        <w:t xml:space="preserve">species </w:t>
      </w:r>
      <w:sdt>
        <w:sdtPr>
          <w:rPr>
            <w:rFonts w:cstheme="minorHAnsi"/>
          </w:rPr>
          <w:id w:val="1111781836"/>
          <w:citation/>
        </w:sdtPr>
        <w:sdtContent>
          <w:r w:rsidR="005837BD">
            <w:rPr>
              <w:rFonts w:cstheme="minorHAnsi"/>
            </w:rPr>
            <w:fldChar w:fldCharType="begin"/>
          </w:r>
          <w:r w:rsidR="005837BD">
            <w:rPr>
              <w:rFonts w:cstheme="minorHAnsi"/>
            </w:rPr>
            <w:instrText xml:space="preserve"> CITATION Bar04 \l 1033 </w:instrText>
          </w:r>
          <w:r w:rsidR="005837BD">
            <w:rPr>
              <w:rFonts w:cstheme="minorHAnsi"/>
            </w:rPr>
            <w:fldChar w:fldCharType="separate"/>
          </w:r>
          <w:r w:rsidR="007861DA" w:rsidRPr="007861DA">
            <w:rPr>
              <w:rFonts w:cstheme="minorHAnsi"/>
              <w:noProof/>
            </w:rPr>
            <w:t>[2]</w:t>
          </w:r>
          <w:r w:rsidR="005837BD">
            <w:rPr>
              <w:rFonts w:cstheme="minorHAnsi"/>
            </w:rPr>
            <w:fldChar w:fldCharType="end"/>
          </w:r>
        </w:sdtContent>
      </w:sdt>
      <w:sdt>
        <w:sdtPr>
          <w:rPr>
            <w:rFonts w:cstheme="minorHAnsi"/>
          </w:rPr>
          <w:id w:val="-1621139369"/>
          <w:citation/>
        </w:sdtPr>
        <w:sdtContent>
          <w:r w:rsidR="005837BD">
            <w:rPr>
              <w:rFonts w:cstheme="minorHAnsi"/>
            </w:rPr>
            <w:fldChar w:fldCharType="begin"/>
          </w:r>
          <w:r w:rsidR="005837BD">
            <w:rPr>
              <w:rFonts w:cstheme="minorHAnsi"/>
            </w:rPr>
            <w:instrText xml:space="preserve"> CITATION Ben17 \l 1033 </w:instrText>
          </w:r>
          <w:r w:rsidR="005837BD">
            <w:rPr>
              <w:rFonts w:cstheme="minorHAnsi"/>
            </w:rPr>
            <w:fldChar w:fldCharType="separate"/>
          </w:r>
          <w:r w:rsidR="007861DA">
            <w:rPr>
              <w:rFonts w:cstheme="minorHAnsi"/>
              <w:noProof/>
            </w:rPr>
            <w:t xml:space="preserve"> </w:t>
          </w:r>
          <w:r w:rsidR="007861DA" w:rsidRPr="007861DA">
            <w:rPr>
              <w:rFonts w:cstheme="minorHAnsi"/>
              <w:noProof/>
            </w:rPr>
            <w:t>[3]</w:t>
          </w:r>
          <w:r w:rsidR="005837BD">
            <w:rPr>
              <w:rFonts w:cstheme="minorHAnsi"/>
            </w:rPr>
            <w:fldChar w:fldCharType="end"/>
          </w:r>
        </w:sdtContent>
      </w:sdt>
      <w:r w:rsidR="002F218E">
        <w:rPr>
          <w:rFonts w:cstheme="minorHAnsi"/>
        </w:rPr>
        <w:t>.</w:t>
      </w:r>
      <w:r w:rsidR="002F7C7D">
        <w:rPr>
          <w:rFonts w:cstheme="minorHAnsi"/>
        </w:rPr>
        <w:t xml:space="preserve"> Most research addresses </w:t>
      </w:r>
      <w:r w:rsidR="004B3699">
        <w:rPr>
          <w:rFonts w:cstheme="minorHAnsi"/>
        </w:rPr>
        <w:t>the effe</w:t>
      </w:r>
      <w:r w:rsidR="00582DF9">
        <w:rPr>
          <w:rFonts w:cstheme="minorHAnsi"/>
        </w:rPr>
        <w:t>cts related to the presence of roadways, industrial activities, and power generation.</w:t>
      </w:r>
      <w:r w:rsidR="00CC711B">
        <w:rPr>
          <w:rFonts w:cstheme="minorHAnsi"/>
        </w:rPr>
        <w:t xml:space="preserve"> </w:t>
      </w:r>
      <w:r w:rsidR="0035215F">
        <w:rPr>
          <w:rFonts w:cstheme="minorHAnsi"/>
        </w:rPr>
        <w:t xml:space="preserve">However, </w:t>
      </w:r>
      <w:r w:rsidR="001B6B75">
        <w:rPr>
          <w:rFonts w:cstheme="minorHAnsi"/>
        </w:rPr>
        <w:t>the effects of ground vibration produced by these sources is not as well understood.</w:t>
      </w:r>
    </w:p>
    <w:p w14:paraId="3B37E2BB" w14:textId="7CF49CE8" w:rsidR="00F85D9D" w:rsidRDefault="00526567" w:rsidP="0050368C">
      <w:pPr>
        <w:rPr>
          <w:rFonts w:cstheme="minorHAnsi"/>
        </w:rPr>
      </w:pPr>
      <w:r>
        <w:rPr>
          <w:rFonts w:cstheme="minorHAnsi"/>
        </w:rPr>
        <w:t>Industrial sources of vibration come</w:t>
      </w:r>
      <w:r w:rsidR="008D5292">
        <w:rPr>
          <w:rFonts w:cstheme="minorHAnsi"/>
        </w:rPr>
        <w:t xml:space="preserve"> primarily </w:t>
      </w:r>
      <w:r>
        <w:rPr>
          <w:rFonts w:cstheme="minorHAnsi"/>
        </w:rPr>
        <w:t>from construction</w:t>
      </w:r>
      <w:r w:rsidR="008D5292">
        <w:rPr>
          <w:rFonts w:cstheme="minorHAnsi"/>
        </w:rPr>
        <w:t xml:space="preserve">, </w:t>
      </w:r>
      <w:r w:rsidR="004A4070">
        <w:rPr>
          <w:rFonts w:cstheme="minorHAnsi"/>
        </w:rPr>
        <w:t>including blasting, pile driving,</w:t>
      </w:r>
      <w:r w:rsidR="00692B4D">
        <w:rPr>
          <w:rFonts w:cstheme="minorHAnsi"/>
        </w:rPr>
        <w:t xml:space="preserve"> bulldozing</w:t>
      </w:r>
      <w:r w:rsidR="00B51C04">
        <w:rPr>
          <w:rFonts w:cstheme="minorHAnsi"/>
        </w:rPr>
        <w:t>, vibratory compaction, jackhammering, and general</w:t>
      </w:r>
      <w:r w:rsidR="009F3EA9">
        <w:rPr>
          <w:rFonts w:cstheme="minorHAnsi"/>
        </w:rPr>
        <w:t xml:space="preserve"> </w:t>
      </w:r>
      <w:r w:rsidR="00555DF3">
        <w:rPr>
          <w:rFonts w:cstheme="minorHAnsi"/>
        </w:rPr>
        <w:t>use of heavy machinery.</w:t>
      </w:r>
      <w:r w:rsidR="000B0ADE">
        <w:rPr>
          <w:rFonts w:cstheme="minorHAnsi"/>
        </w:rPr>
        <w:t xml:space="preserve"> </w:t>
      </w:r>
      <w:r w:rsidR="003004C0">
        <w:rPr>
          <w:rFonts w:cstheme="minorHAnsi"/>
        </w:rPr>
        <w:t xml:space="preserve">These vibrations have a frequency range of </w:t>
      </w:r>
      <w:r w:rsidR="003B346C">
        <w:rPr>
          <w:rFonts w:cstheme="minorHAnsi"/>
        </w:rPr>
        <w:t>20 – 45 Hz</w:t>
      </w:r>
      <w:r w:rsidR="007E7543">
        <w:rPr>
          <w:rFonts w:cstheme="minorHAnsi"/>
        </w:rPr>
        <w:t xml:space="preserve">, and </w:t>
      </w:r>
      <w:r w:rsidR="00DC3B46">
        <w:rPr>
          <w:rFonts w:cstheme="minorHAnsi"/>
        </w:rPr>
        <w:t xml:space="preserve">a displacement range of </w:t>
      </w:r>
      <w:r w:rsidR="00C57DC4">
        <w:rPr>
          <w:rFonts w:cstheme="minorHAnsi"/>
        </w:rPr>
        <w:t>0.27</w:t>
      </w:r>
      <w:r w:rsidR="00917837">
        <w:rPr>
          <w:rFonts w:cstheme="minorHAnsi"/>
        </w:rPr>
        <w:t xml:space="preserve"> </w:t>
      </w:r>
      <w:r w:rsidR="00A35A58">
        <w:rPr>
          <w:rFonts w:cstheme="minorHAnsi"/>
        </w:rPr>
        <w:t>–</w:t>
      </w:r>
      <w:r w:rsidR="00917837">
        <w:rPr>
          <w:rFonts w:cstheme="minorHAnsi"/>
        </w:rPr>
        <w:t xml:space="preserve"> </w:t>
      </w:r>
      <w:r w:rsidR="00A35A58">
        <w:rPr>
          <w:rFonts w:cstheme="minorHAnsi"/>
        </w:rPr>
        <w:t>1 mm</w:t>
      </w:r>
      <w:r w:rsidR="004271C8">
        <w:rPr>
          <w:rFonts w:cstheme="minorHAnsi"/>
        </w:rPr>
        <w:t xml:space="preserve"> </w:t>
      </w:r>
      <w:sdt>
        <w:sdtPr>
          <w:rPr>
            <w:rFonts w:cstheme="minorHAnsi"/>
          </w:rPr>
          <w:id w:val="1960912261"/>
          <w:citation/>
        </w:sdtPr>
        <w:sdtContent>
          <w:r w:rsidR="004271C8">
            <w:rPr>
              <w:rFonts w:cstheme="minorHAnsi"/>
            </w:rPr>
            <w:fldChar w:fldCharType="begin"/>
          </w:r>
          <w:r w:rsidR="004271C8">
            <w:rPr>
              <w:rFonts w:cstheme="minorHAnsi"/>
            </w:rPr>
            <w:instrText xml:space="preserve"> CITATION Srb111 \l 1033 </w:instrText>
          </w:r>
          <w:r w:rsidR="004271C8">
            <w:rPr>
              <w:rFonts w:cstheme="minorHAnsi"/>
            </w:rPr>
            <w:fldChar w:fldCharType="separate"/>
          </w:r>
          <w:r w:rsidR="007861DA" w:rsidRPr="007861DA">
            <w:rPr>
              <w:rFonts w:cstheme="minorHAnsi"/>
              <w:noProof/>
            </w:rPr>
            <w:t>[4]</w:t>
          </w:r>
          <w:r w:rsidR="004271C8">
            <w:rPr>
              <w:rFonts w:cstheme="minorHAnsi"/>
            </w:rPr>
            <w:fldChar w:fldCharType="end"/>
          </w:r>
        </w:sdtContent>
      </w:sdt>
      <w:r w:rsidR="003E3A58">
        <w:rPr>
          <w:rFonts w:cstheme="minorHAnsi"/>
        </w:rPr>
        <w:t>.</w:t>
      </w:r>
      <w:r w:rsidR="004C2D59">
        <w:rPr>
          <w:rFonts w:cstheme="minorHAnsi"/>
        </w:rPr>
        <w:t xml:space="preserve"> These vibrations do not occur continuously, rather in intervals over a long period of time</w:t>
      </w:r>
      <w:r w:rsidR="004271C8">
        <w:rPr>
          <w:rFonts w:cstheme="minorHAnsi"/>
        </w:rPr>
        <w:t xml:space="preserve"> </w:t>
      </w:r>
      <w:sdt>
        <w:sdtPr>
          <w:rPr>
            <w:rFonts w:cstheme="minorHAnsi"/>
          </w:rPr>
          <w:id w:val="-595480213"/>
          <w:citation/>
        </w:sdtPr>
        <w:sdtContent>
          <w:r w:rsidR="004271C8">
            <w:rPr>
              <w:rFonts w:cstheme="minorHAnsi"/>
            </w:rPr>
            <w:fldChar w:fldCharType="begin"/>
          </w:r>
          <w:r w:rsidR="004271C8">
            <w:rPr>
              <w:rFonts w:cstheme="minorHAnsi"/>
            </w:rPr>
            <w:instrText xml:space="preserve"> CITATION Srb11 \l 1033 </w:instrText>
          </w:r>
          <w:r w:rsidR="004271C8">
            <w:rPr>
              <w:rFonts w:cstheme="minorHAnsi"/>
            </w:rPr>
            <w:fldChar w:fldCharType="separate"/>
          </w:r>
          <w:r w:rsidR="007861DA" w:rsidRPr="007861DA">
            <w:rPr>
              <w:rFonts w:cstheme="minorHAnsi"/>
              <w:noProof/>
            </w:rPr>
            <w:t>[5]</w:t>
          </w:r>
          <w:r w:rsidR="004271C8">
            <w:rPr>
              <w:rFonts w:cstheme="minorHAnsi"/>
            </w:rPr>
            <w:fldChar w:fldCharType="end"/>
          </w:r>
        </w:sdtContent>
      </w:sdt>
      <w:r w:rsidR="004C2D59">
        <w:rPr>
          <w:rFonts w:cstheme="minorHAnsi"/>
        </w:rPr>
        <w:t>.</w:t>
      </w:r>
    </w:p>
    <w:p w14:paraId="7BF40710" w14:textId="6708FAA8" w:rsidR="003859B7" w:rsidRDefault="00B32DA9" w:rsidP="0050368C">
      <w:pPr>
        <w:rPr>
          <w:rFonts w:cstheme="minorHAnsi"/>
        </w:rPr>
      </w:pPr>
      <w:r>
        <w:rPr>
          <w:rFonts w:cstheme="minorHAnsi"/>
        </w:rPr>
        <w:t xml:space="preserve">Road- and </w:t>
      </w:r>
      <w:r w:rsidR="00757FC0">
        <w:rPr>
          <w:rFonts w:cstheme="minorHAnsi"/>
        </w:rPr>
        <w:t>railways</w:t>
      </w:r>
      <w:r>
        <w:rPr>
          <w:rFonts w:cstheme="minorHAnsi"/>
        </w:rPr>
        <w:t xml:space="preserve"> </w:t>
      </w:r>
      <w:r w:rsidR="00F00340">
        <w:rPr>
          <w:rFonts w:cstheme="minorHAnsi"/>
        </w:rPr>
        <w:t xml:space="preserve">are a significant source of ground vibration, especially highways which </w:t>
      </w:r>
      <w:r w:rsidR="001B0818">
        <w:rPr>
          <w:rFonts w:cstheme="minorHAnsi"/>
        </w:rPr>
        <w:t xml:space="preserve">contribute consistent vibration for long periods every day. </w:t>
      </w:r>
      <w:r w:rsidR="00D567A5">
        <w:rPr>
          <w:rFonts w:cstheme="minorHAnsi"/>
        </w:rPr>
        <w:t xml:space="preserve">Vibration due to road traffic is between 10 – 20 Hz, </w:t>
      </w:r>
      <w:r w:rsidR="005B2878">
        <w:rPr>
          <w:rFonts w:cstheme="minorHAnsi"/>
        </w:rPr>
        <w:t xml:space="preserve">with a displacement range of </w:t>
      </w:r>
      <w:r w:rsidR="003D303B">
        <w:rPr>
          <w:rFonts w:cstheme="minorHAnsi"/>
        </w:rPr>
        <w:t>0.16 – 0.8 mm.</w:t>
      </w:r>
      <w:r w:rsidR="00C00B98">
        <w:rPr>
          <w:rFonts w:cstheme="minorHAnsi"/>
        </w:rPr>
        <w:t xml:space="preserve"> </w:t>
      </w:r>
      <w:r w:rsidR="007757E9">
        <w:rPr>
          <w:rFonts w:cstheme="minorHAnsi"/>
        </w:rPr>
        <w:t>Railways generate a similar vibration, but</w:t>
      </w:r>
      <w:r w:rsidR="00CF1B55">
        <w:rPr>
          <w:rFonts w:cstheme="minorHAnsi"/>
        </w:rPr>
        <w:t xml:space="preserve"> </w:t>
      </w:r>
      <w:r w:rsidR="00A46A85">
        <w:rPr>
          <w:rFonts w:cstheme="minorHAnsi"/>
        </w:rPr>
        <w:t>do not consistently produce vibration the same way highways can.</w:t>
      </w:r>
    </w:p>
    <w:p w14:paraId="2EEA365A" w14:textId="26EE5046" w:rsidR="00A46A85" w:rsidRDefault="00D556FB" w:rsidP="0050368C">
      <w:r>
        <w:rPr>
          <w:rFonts w:cstheme="minorHAnsi"/>
        </w:rPr>
        <w:t xml:space="preserve">Power-generation </w:t>
      </w:r>
      <w:r w:rsidR="00CF6949">
        <w:rPr>
          <w:rFonts w:cstheme="minorHAnsi"/>
        </w:rPr>
        <w:t xml:space="preserve">are also sources of ground vibration, and stations or facilities are often located further from cities, where </w:t>
      </w:r>
      <w:r w:rsidR="008C4721">
        <w:rPr>
          <w:rFonts w:cstheme="minorHAnsi"/>
        </w:rPr>
        <w:t>animals are more likely to live.</w:t>
      </w:r>
      <w:r w:rsidR="00B830EF">
        <w:rPr>
          <w:rFonts w:cstheme="minorHAnsi"/>
        </w:rPr>
        <w:t xml:space="preserve"> Wind power</w:t>
      </w:r>
      <w:r w:rsidR="006213ED">
        <w:rPr>
          <w:rFonts w:cstheme="minorHAnsi"/>
        </w:rPr>
        <w:t>, hydroelectric, and nuclear</w:t>
      </w:r>
      <w:r w:rsidR="00845FD4">
        <w:rPr>
          <w:rFonts w:cstheme="minorHAnsi"/>
        </w:rPr>
        <w:t xml:space="preserve"> </w:t>
      </w:r>
      <w:r w:rsidR="006213ED">
        <w:rPr>
          <w:rFonts w:cstheme="minorHAnsi"/>
        </w:rPr>
        <w:t>are the most common power-generation facilities found in Ontario.</w:t>
      </w:r>
      <w:r w:rsidR="001E5DB5">
        <w:rPr>
          <w:rFonts w:cstheme="minorHAnsi"/>
        </w:rPr>
        <w:t xml:space="preserve"> </w:t>
      </w:r>
      <w:r w:rsidR="006B7CD7">
        <w:t xml:space="preserve">On-shore wind farms have been shown to produce low-frequency ground vibrations for many kilometers surrounding the turbines </w:t>
      </w:r>
      <w:sdt>
        <w:sdtPr>
          <w:id w:val="696041185"/>
          <w:citation/>
        </w:sdtPr>
        <w:sdtContent>
          <w:r w:rsidR="006B7CD7">
            <w:fldChar w:fldCharType="begin"/>
          </w:r>
          <w:r w:rsidR="006B7CD7">
            <w:instrText xml:space="preserve"> CITATION Edw15 \l 1033 </w:instrText>
          </w:r>
          <w:r w:rsidR="006B7CD7">
            <w:fldChar w:fldCharType="separate"/>
          </w:r>
          <w:r w:rsidR="007861DA" w:rsidRPr="007861DA">
            <w:rPr>
              <w:noProof/>
            </w:rPr>
            <w:t>[6]</w:t>
          </w:r>
          <w:r w:rsidR="006B7CD7">
            <w:fldChar w:fldCharType="end"/>
          </w:r>
        </w:sdtContent>
      </w:sdt>
      <w:r w:rsidR="006B7CD7">
        <w:t xml:space="preserve">. Some studies have investigated the impacts these vibrations have on the stress levels and behavior of ground-dwelling animals. While some terrestrial animals have shown increased levels of stress-hormones around wind turbines </w:t>
      </w:r>
      <w:sdt>
        <w:sdtPr>
          <w:id w:val="-309097292"/>
          <w:citation/>
        </w:sdtPr>
        <w:sdtContent>
          <w:r w:rsidR="006B7CD7">
            <w:fldChar w:fldCharType="begin"/>
          </w:r>
          <w:r w:rsidR="006B7CD7">
            <w:instrText xml:space="preserve"> CITATION Łop18 \l 1033 </w:instrText>
          </w:r>
          <w:r w:rsidR="006B7CD7">
            <w:fldChar w:fldCharType="separate"/>
          </w:r>
          <w:r w:rsidR="007861DA" w:rsidRPr="007861DA">
            <w:rPr>
              <w:noProof/>
            </w:rPr>
            <w:t>[7]</w:t>
          </w:r>
          <w:r w:rsidR="006B7CD7">
            <w:fldChar w:fldCharType="end"/>
          </w:r>
        </w:sdtContent>
      </w:sdt>
      <w:r w:rsidR="006B7CD7">
        <w:t xml:space="preserve">, the behavior of most terrestrial animals has not been shown to be significantly affected </w:t>
      </w:r>
      <w:sdt>
        <w:sdtPr>
          <w:id w:val="-926649615"/>
          <w:citation/>
        </w:sdtPr>
        <w:sdtContent>
          <w:r w:rsidR="006B7CD7">
            <w:fldChar w:fldCharType="begin"/>
          </w:r>
          <w:r w:rsidR="006B7CD7">
            <w:instrText xml:space="preserve"> CITATION Łop16 \l 1033 </w:instrText>
          </w:r>
          <w:r w:rsidR="006B7CD7">
            <w:fldChar w:fldCharType="separate"/>
          </w:r>
          <w:r w:rsidR="007861DA" w:rsidRPr="007861DA">
            <w:rPr>
              <w:noProof/>
            </w:rPr>
            <w:t>[8]</w:t>
          </w:r>
          <w:r w:rsidR="006B7CD7">
            <w:fldChar w:fldCharType="end"/>
          </w:r>
        </w:sdtContent>
      </w:sdt>
      <w:r w:rsidR="006B7CD7">
        <w:t xml:space="preserve">. </w:t>
      </w:r>
      <w:r w:rsidR="00AE0D7C">
        <w:t>The ground vibration produced by wind turbines</w:t>
      </w:r>
      <w:r w:rsidR="000A0AC0">
        <w:t xml:space="preserve"> depends on the distance from the base of the turbine</w:t>
      </w:r>
      <w:r w:rsidR="00FE0016">
        <w:t xml:space="preserve">. Approximately 90 m from </w:t>
      </w:r>
      <w:r w:rsidR="00FE0016">
        <w:lastRenderedPageBreak/>
        <w:t xml:space="preserve">the base of a </w:t>
      </w:r>
      <w:r w:rsidR="0047530B">
        <w:t>turbine, the typical vibration</w:t>
      </w:r>
      <w:r w:rsidR="00AB22C9">
        <w:t xml:space="preserve"> has a frequency range of </w:t>
      </w:r>
      <w:r w:rsidR="0067611F">
        <w:t>2 – 10 Hz, with a displacement around 300 nm</w:t>
      </w:r>
      <w:r w:rsidR="00BD375C">
        <w:t xml:space="preserve"> </w:t>
      </w:r>
      <w:sdt>
        <w:sdtPr>
          <w:id w:val="-539130607"/>
          <w:citation/>
        </w:sdtPr>
        <w:sdtContent>
          <w:r w:rsidR="00FA3282">
            <w:fldChar w:fldCharType="begin"/>
          </w:r>
          <w:r w:rsidR="00FA3282">
            <w:instrText xml:space="preserve"> CITATION Bot13 \l 1033 </w:instrText>
          </w:r>
          <w:r w:rsidR="00FA3282">
            <w:fldChar w:fldCharType="separate"/>
          </w:r>
          <w:r w:rsidR="007861DA" w:rsidRPr="007861DA">
            <w:rPr>
              <w:noProof/>
            </w:rPr>
            <w:t>[9]</w:t>
          </w:r>
          <w:r w:rsidR="00FA3282">
            <w:fldChar w:fldCharType="end"/>
          </w:r>
        </w:sdtContent>
      </w:sdt>
      <w:r w:rsidR="0067611F">
        <w:t xml:space="preserve">. </w:t>
      </w:r>
      <w:r w:rsidR="00190FC5">
        <w:t xml:space="preserve">Hydroelectric power plants can also generate ground vibrations from the </w:t>
      </w:r>
      <w:r w:rsidR="00BA244C">
        <w:t xml:space="preserve">turbines </w:t>
      </w:r>
      <w:r w:rsidR="00F12E10">
        <w:t xml:space="preserve">inside the facility, as well as the flow of water exiting the facility. </w:t>
      </w:r>
      <w:r w:rsidR="00290431">
        <w:t>These vibrations are particularly intense during flooding, where a significant amount of water is passing through the dam</w:t>
      </w:r>
      <w:r w:rsidR="00116E8D">
        <w:t>, however vibrations are detected during regular water flow as well</w:t>
      </w:r>
      <w:r w:rsidR="00290431">
        <w:t xml:space="preserve"> </w:t>
      </w:r>
      <w:sdt>
        <w:sdtPr>
          <w:id w:val="-1857038419"/>
          <w:citation/>
        </w:sdtPr>
        <w:sdtContent>
          <w:r w:rsidR="00290431">
            <w:fldChar w:fldCharType="begin"/>
          </w:r>
          <w:r w:rsidR="00290431">
            <w:instrText xml:space="preserve"> CITATION Shu19 \l 1033 </w:instrText>
          </w:r>
          <w:r w:rsidR="00290431">
            <w:fldChar w:fldCharType="separate"/>
          </w:r>
          <w:r w:rsidR="007861DA" w:rsidRPr="007861DA">
            <w:rPr>
              <w:noProof/>
            </w:rPr>
            <w:t>[10]</w:t>
          </w:r>
          <w:r w:rsidR="00290431">
            <w:fldChar w:fldCharType="end"/>
          </w:r>
        </w:sdtContent>
      </w:sdt>
      <w:r w:rsidR="00A52352">
        <w:t>.</w:t>
      </w:r>
      <w:r w:rsidR="00FE4217">
        <w:t xml:space="preserve"> </w:t>
      </w:r>
      <w:r w:rsidR="00BB4781">
        <w:t xml:space="preserve">However, most </w:t>
      </w:r>
      <w:r w:rsidR="00B64825">
        <w:t xml:space="preserve">conservation research </w:t>
      </w:r>
      <w:r w:rsidR="002F76C1">
        <w:t>studies</w:t>
      </w:r>
      <w:r w:rsidR="0067611F">
        <w:t xml:space="preserve"> the</w:t>
      </w:r>
      <w:r w:rsidR="002F76C1">
        <w:t xml:space="preserve"> impacts on </w:t>
      </w:r>
      <w:r w:rsidR="007A0B83">
        <w:t>fully aquatic species, and little literature is available on the effects on ground-dwelling species</w:t>
      </w:r>
      <w:r w:rsidR="00555F0F">
        <w:t>. Further, no literature could be found with exact measurements on the ground vibration produced.</w:t>
      </w:r>
      <w:r w:rsidR="005D1811">
        <w:t xml:space="preserve"> This was also the case for nuclear power plants.</w:t>
      </w:r>
    </w:p>
    <w:p w14:paraId="2ED3FB1B" w14:textId="68E3C075" w:rsidR="00755F1E" w:rsidRDefault="00755F1E" w:rsidP="007336E1">
      <w:pPr>
        <w:pStyle w:val="Heading2"/>
      </w:pPr>
      <w:bookmarkStart w:id="21" w:name="_Toc119591483"/>
      <w:bookmarkStart w:id="22" w:name="_Toc121256147"/>
      <w:r w:rsidRPr="007336E1">
        <w:t>Motivation</w:t>
      </w:r>
      <w:bookmarkEnd w:id="21"/>
      <w:bookmarkEnd w:id="22"/>
    </w:p>
    <w:p w14:paraId="7C197368" w14:textId="50230EA6" w:rsidR="00EB48C7" w:rsidRDefault="00EB48C7" w:rsidP="0050368C">
      <w:pPr>
        <w:rPr>
          <w:rFonts w:cstheme="minorHAnsi"/>
        </w:rPr>
      </w:pPr>
      <w:r>
        <w:rPr>
          <w:rFonts w:cstheme="minorHAnsi"/>
        </w:rPr>
        <w:t xml:space="preserve">Initially, the motivation for this project was to </w:t>
      </w:r>
      <w:r w:rsidR="00551577">
        <w:rPr>
          <w:rFonts w:cstheme="minorHAnsi"/>
        </w:rPr>
        <w:t>determine the effects wind turbines have on native species that may live or nest nearby</w:t>
      </w:r>
      <w:r w:rsidR="00F01215">
        <w:rPr>
          <w:rFonts w:cstheme="minorHAnsi"/>
        </w:rPr>
        <w:t xml:space="preserve">. However, due to the </w:t>
      </w:r>
      <w:r w:rsidR="00DA326D">
        <w:rPr>
          <w:rFonts w:cstheme="minorHAnsi"/>
        </w:rPr>
        <w:t xml:space="preserve">small displacement created by the ground vibration of wind turbines, the scope was increased to include </w:t>
      </w:r>
      <w:r w:rsidR="007311DD">
        <w:rPr>
          <w:rFonts w:cstheme="minorHAnsi"/>
        </w:rPr>
        <w:t>industrial activities, roadways, and power generation.</w:t>
      </w:r>
      <w:r w:rsidR="00182E00">
        <w:rPr>
          <w:rFonts w:cstheme="minorHAnsi"/>
        </w:rPr>
        <w:t xml:space="preserve"> The Davy Lab would like to investigate the effects of ground vibrations from various sources on the development of turt</w:t>
      </w:r>
      <w:r w:rsidR="005F5D08">
        <w:rPr>
          <w:rFonts w:cstheme="minorHAnsi"/>
        </w:rPr>
        <w:t>le eggs.</w:t>
      </w:r>
    </w:p>
    <w:p w14:paraId="26CF0BFB" w14:textId="48420697" w:rsidR="765A9882" w:rsidRDefault="007668B4" w:rsidP="765A9882">
      <w:pPr>
        <w:rPr>
          <w:rFonts w:cstheme="minorBidi"/>
        </w:rPr>
      </w:pPr>
      <w:r w:rsidRPr="765A9882">
        <w:rPr>
          <w:rFonts w:cstheme="minorBidi"/>
        </w:rPr>
        <w:t>Our objective is to develop a system that will enable the Davy Lab to measure environmental parameters like temperature and humidity while simulating and controlling these ground vibrations in a laboratory setting.</w:t>
      </w:r>
    </w:p>
    <w:p w14:paraId="4A3FA104" w14:textId="3A85D602" w:rsidR="00F97FA9" w:rsidRDefault="00F97FA9" w:rsidP="00F97FA9">
      <w:pPr>
        <w:pStyle w:val="Heading2"/>
      </w:pPr>
      <w:bookmarkStart w:id="23" w:name="_Toc121256148"/>
      <w:r>
        <w:t>Project Objectives</w:t>
      </w:r>
      <w:bookmarkEnd w:id="23"/>
    </w:p>
    <w:p w14:paraId="76C88E51" w14:textId="31949574" w:rsidR="006314B7" w:rsidRDefault="006314B7" w:rsidP="006314B7">
      <w:r>
        <w:t>This device will simulate ground vibrations between 2 and 20 Hz, with displacements of 0.1 – 1 mm to simulate vibrations</w:t>
      </w:r>
      <w:r w:rsidR="00B76941">
        <w:t xml:space="preserve"> caused by various industrial sources. </w:t>
      </w:r>
      <w:r>
        <w:t xml:space="preserve">The device will have a 30 cm X 30 cm surface, large enough to place one </w:t>
      </w:r>
      <w:r w:rsidR="00B76941">
        <w:t xml:space="preserve">egg </w:t>
      </w:r>
      <w:r>
        <w:t xml:space="preserve">incubation tub. The displacement will be measured from this surface. The device will be able to create vibrations continuously </w:t>
      </w:r>
      <w:r w:rsidR="00B76941">
        <w:t xml:space="preserve">or in intervals </w:t>
      </w:r>
      <w:r>
        <w:t>for up to 95 days, which is the incubation period for snapping turtle eggs</w:t>
      </w:r>
      <w:r w:rsidR="00B12E77">
        <w:t xml:space="preserve"> </w:t>
      </w:r>
      <w:sdt>
        <w:sdtPr>
          <w:id w:val="-1555771351"/>
          <w:citation/>
        </w:sdtPr>
        <w:sdtContent>
          <w:r w:rsidR="00B12E77">
            <w:fldChar w:fldCharType="begin"/>
          </w:r>
          <w:r w:rsidR="00B12E77">
            <w:instrText xml:space="preserve"> CITATION Ser21 \l 1033 </w:instrText>
          </w:r>
          <w:r w:rsidR="00B12E77">
            <w:fldChar w:fldCharType="separate"/>
          </w:r>
          <w:r w:rsidR="007861DA" w:rsidRPr="007861DA">
            <w:rPr>
              <w:noProof/>
            </w:rPr>
            <w:t>[11]</w:t>
          </w:r>
          <w:r w:rsidR="00B12E77">
            <w:fldChar w:fldCharType="end"/>
          </w:r>
        </w:sdtContent>
      </w:sdt>
      <w:r>
        <w:t>.</w:t>
      </w:r>
      <w:r w:rsidRPr="00907778">
        <w:t xml:space="preserve"> </w:t>
      </w:r>
    </w:p>
    <w:p w14:paraId="666ED662" w14:textId="3967F85B" w:rsidR="5D190287" w:rsidRDefault="5D190287" w:rsidP="765A9882">
      <w:pPr>
        <w:pStyle w:val="Heading2"/>
        <w:rPr>
          <w:rFonts w:cstheme="minorBidi"/>
        </w:rPr>
      </w:pPr>
      <w:commentRangeStart w:id="24"/>
      <w:r>
        <w:t xml:space="preserve"> </w:t>
      </w:r>
      <w:bookmarkStart w:id="25" w:name="_Toc121256149"/>
      <w:r>
        <w:t xml:space="preserve">Report </w:t>
      </w:r>
      <w:commentRangeStart w:id="26"/>
      <w:r>
        <w:t>Summary</w:t>
      </w:r>
      <w:commentRangeEnd w:id="24"/>
      <w:r w:rsidR="00220B95">
        <w:rPr>
          <w:rStyle w:val="CommentReference"/>
          <w:rFonts w:eastAsiaTheme="minorHAnsi" w:cstheme="minorBidi"/>
          <w:bCs w:val="0"/>
          <w:color w:val="auto"/>
        </w:rPr>
        <w:commentReference w:id="24"/>
      </w:r>
      <w:bookmarkEnd w:id="25"/>
      <w:commentRangeEnd w:id="26"/>
      <w:r w:rsidR="003E506A">
        <w:rPr>
          <w:rStyle w:val="CommentReference"/>
          <w:rFonts w:eastAsiaTheme="minorHAnsi" w:cstheme="minorBidi"/>
          <w:bCs w:val="0"/>
          <w:color w:val="auto"/>
        </w:rPr>
        <w:commentReference w:id="26"/>
      </w:r>
    </w:p>
    <w:p w14:paraId="6284DFEC" w14:textId="1658E8E2" w:rsidR="765A9882" w:rsidRDefault="005F6FAC" w:rsidP="5C7990DB">
      <w:pPr>
        <w:rPr>
          <w:rFonts w:cstheme="minorBidi"/>
        </w:rPr>
      </w:pPr>
      <w:r w:rsidRPr="5C7990DB">
        <w:rPr>
          <w:rFonts w:cstheme="minorBidi"/>
        </w:rPr>
        <w:t xml:space="preserve">This progress report will </w:t>
      </w:r>
      <w:r w:rsidR="00F578AE" w:rsidRPr="5C7990DB">
        <w:rPr>
          <w:rFonts w:cstheme="minorBidi"/>
        </w:rPr>
        <w:t xml:space="preserve">begin by </w:t>
      </w:r>
      <w:r w:rsidR="000455F5" w:rsidRPr="5C7990DB">
        <w:rPr>
          <w:rFonts w:cstheme="minorBidi"/>
        </w:rPr>
        <w:t>address</w:t>
      </w:r>
      <w:r w:rsidR="00F578AE" w:rsidRPr="5C7990DB">
        <w:rPr>
          <w:rFonts w:cstheme="minorBidi"/>
        </w:rPr>
        <w:t>ing</w:t>
      </w:r>
      <w:r w:rsidR="000455F5" w:rsidRPr="5C7990DB">
        <w:rPr>
          <w:rFonts w:cstheme="minorBidi"/>
        </w:rPr>
        <w:t xml:space="preserve"> </w:t>
      </w:r>
      <w:r w:rsidR="00F578AE" w:rsidRPr="5C7990DB">
        <w:rPr>
          <w:rFonts w:cstheme="minorBidi"/>
        </w:rPr>
        <w:t>concerns regarding an engineering project, such as health and safety, professionalism, project management and justification and suitability of the project to each team member.</w:t>
      </w:r>
      <w:r w:rsidR="00300D7E" w:rsidRPr="5C7990DB">
        <w:rPr>
          <w:rFonts w:cstheme="minorBidi"/>
        </w:rPr>
        <w:t xml:space="preserve"> The research behind the team’s approach to creating the vibration simulation device </w:t>
      </w:r>
      <w:r w:rsidR="10B85E9C" w:rsidRPr="5C7990DB">
        <w:rPr>
          <w:rFonts w:cstheme="minorBidi"/>
        </w:rPr>
        <w:t xml:space="preserve">and its components </w:t>
      </w:r>
      <w:r w:rsidR="00300D7E" w:rsidRPr="5C7990DB">
        <w:rPr>
          <w:rFonts w:cstheme="minorBidi"/>
        </w:rPr>
        <w:t xml:space="preserve">will be explained in detail, including concepts that did and did not </w:t>
      </w:r>
      <w:r w:rsidR="008A2161" w:rsidRPr="5C7990DB">
        <w:rPr>
          <w:rFonts w:cstheme="minorBidi"/>
        </w:rPr>
        <w:t xml:space="preserve">work. Then, the design of the simulator will be </w:t>
      </w:r>
      <w:r w:rsidR="004F4C90" w:rsidRPr="5C7990DB">
        <w:rPr>
          <w:rFonts w:cstheme="minorBidi"/>
        </w:rPr>
        <w:t>described</w:t>
      </w:r>
      <w:r w:rsidR="00AC6822" w:rsidRPr="5C7990DB">
        <w:rPr>
          <w:rFonts w:cstheme="minorBidi"/>
        </w:rPr>
        <w:t>. Finally, the work plan</w:t>
      </w:r>
      <w:r w:rsidR="00953A97" w:rsidRPr="5C7990DB">
        <w:rPr>
          <w:rFonts w:cstheme="minorBidi"/>
        </w:rPr>
        <w:t xml:space="preserve"> with project milestones, activities, and a budget </w:t>
      </w:r>
      <w:r w:rsidR="1B79A863" w:rsidRPr="5C7990DB">
        <w:rPr>
          <w:rFonts w:cstheme="minorBidi"/>
        </w:rPr>
        <w:t xml:space="preserve">breakdown </w:t>
      </w:r>
      <w:r w:rsidR="00953A97" w:rsidRPr="5C7990DB">
        <w:rPr>
          <w:rFonts w:cstheme="minorBidi"/>
        </w:rPr>
        <w:t>will be included.</w:t>
      </w:r>
    </w:p>
    <w:p w14:paraId="5A985513" w14:textId="4F8CA737" w:rsidR="001E448C" w:rsidRDefault="00A96828" w:rsidP="007336E1">
      <w:pPr>
        <w:pStyle w:val="Heading1"/>
      </w:pPr>
      <w:bookmarkStart w:id="27" w:name="_Toc121256150"/>
      <w:bookmarkStart w:id="28" w:name="_Toc119591484"/>
      <w:r>
        <w:t>The Engineering Project</w:t>
      </w:r>
      <w:bookmarkEnd w:id="27"/>
    </w:p>
    <w:p w14:paraId="7B5848AB" w14:textId="28D4992C" w:rsidR="00A96828" w:rsidRDefault="00A96828" w:rsidP="00A96828">
      <w:pPr>
        <w:pStyle w:val="Heading2"/>
      </w:pPr>
      <w:bookmarkStart w:id="29" w:name="_Toc121256151"/>
      <w:commentRangeStart w:id="30"/>
      <w:r>
        <w:t>Health and Safety</w:t>
      </w:r>
      <w:commentRangeEnd w:id="30"/>
      <w:r>
        <w:rPr>
          <w:rStyle w:val="CommentReference"/>
        </w:rPr>
        <w:commentReference w:id="30"/>
      </w:r>
      <w:bookmarkEnd w:id="29"/>
    </w:p>
    <w:p w14:paraId="06916685" w14:textId="0AEECF4C" w:rsidR="299DFFEA" w:rsidRDefault="299DFFEA" w:rsidP="6AE2B7CE">
      <w:r>
        <w:t xml:space="preserve">The Health and Safety Manual provided by </w:t>
      </w:r>
      <w:del w:id="31" w:author="Yuu Ono" w:date="2022-12-08T08:36:00Z">
        <w:r w:rsidDel="0065229E">
          <w:delText>Carelton</w:delText>
        </w:r>
      </w:del>
      <w:ins w:id="32" w:author="Yuu Ono" w:date="2022-12-08T08:36:00Z">
        <w:r w:rsidR="0065229E">
          <w:t>Carleton</w:t>
        </w:r>
      </w:ins>
      <w:r>
        <w:t xml:space="preserve"> </w:t>
      </w:r>
      <w:r w:rsidR="4D4085D7">
        <w:t xml:space="preserve">is </w:t>
      </w:r>
      <w:r>
        <w:t xml:space="preserve">used to keep in </w:t>
      </w:r>
      <w:r w:rsidR="16BE417D">
        <w:t>mind and address the standards and practices for a safe and healthy system</w:t>
      </w:r>
      <w:r w:rsidR="702E4FD3">
        <w:t xml:space="preserve"> for our project. </w:t>
      </w:r>
      <w:r w:rsidR="61A51898">
        <w:t>O</w:t>
      </w:r>
      <w:r w:rsidR="08350A42">
        <w:t xml:space="preserve">ur focus is Section </w:t>
      </w:r>
      <w:r w:rsidR="37DABF30">
        <w:t>13</w:t>
      </w:r>
      <w:r w:rsidR="08350A42">
        <w:t xml:space="preserve"> </w:t>
      </w:r>
      <w:r w:rsidR="416D8439">
        <w:lastRenderedPageBreak/>
        <w:t>of</w:t>
      </w:r>
      <w:r w:rsidR="08350A42">
        <w:t xml:space="preserve"> the Health and Safety Guide (</w:t>
      </w:r>
      <w:r w:rsidR="797691D0">
        <w:t>Tools and Machinery</w:t>
      </w:r>
      <w:r w:rsidR="08350A42">
        <w:t>)</w:t>
      </w:r>
      <w:r w:rsidR="6FFC82A5">
        <w:t xml:space="preserve">. </w:t>
      </w:r>
      <w:r w:rsidR="7C6208A3">
        <w:t xml:space="preserve">Any defects in equipment would be reported as soon as noticed and would be taken care of. The user </w:t>
      </w:r>
      <w:r w:rsidR="7AAD06EC">
        <w:t xml:space="preserve">(Davy Lab) </w:t>
      </w:r>
      <w:r w:rsidR="7C6208A3">
        <w:t>will be instructed and trained</w:t>
      </w:r>
      <w:r w:rsidR="1B5A9454">
        <w:t xml:space="preserve"> to operate the system properly, with regular scheduled maintenance.</w:t>
      </w:r>
      <w:r w:rsidR="5917AD6B">
        <w:t xml:space="preserve"> Section 6.12 (Electrical Equipment and Apparatus) was also kept in mind. Mor</w:t>
      </w:r>
      <w:r w:rsidR="6B29A487">
        <w:t>e specifically, Extension cords</w:t>
      </w:r>
      <w:r w:rsidR="3C7E1AC3">
        <w:t xml:space="preserve"> (if-used) for the system</w:t>
      </w:r>
      <w:r w:rsidR="6B29A487">
        <w:t xml:space="preserve"> will not be used for permanent installations.</w:t>
      </w:r>
      <w:r w:rsidR="7B6AFC68">
        <w:t xml:space="preserve"> If applicable, ground fault circuit interrupters</w:t>
      </w:r>
      <w:r w:rsidR="5158A68C">
        <w:t xml:space="preserve"> will be used if</w:t>
      </w:r>
      <w:r w:rsidR="7B6AFC68">
        <w:t xml:space="preserve"> there is a risk of an operator </w:t>
      </w:r>
      <w:proofErr w:type="gramStart"/>
      <w:r w:rsidR="7B6AFC68">
        <w:t>coming in contact with</w:t>
      </w:r>
      <w:proofErr w:type="gramEnd"/>
      <w:r w:rsidR="7B6AFC68">
        <w:t xml:space="preserve"> water and electrical equipment </w:t>
      </w:r>
      <w:r w:rsidR="3943B304">
        <w:t>simultaneously</w:t>
      </w:r>
      <w:r w:rsidR="1FEFB6CD">
        <w:t xml:space="preserve"> (depending on the placement</w:t>
      </w:r>
      <w:r w:rsidR="4A1A9FC5">
        <w:t xml:space="preserve"> of our system in the biology lab)</w:t>
      </w:r>
      <w:r w:rsidR="3943B304">
        <w:t>.</w:t>
      </w:r>
    </w:p>
    <w:p w14:paraId="7D682F64" w14:textId="77777777" w:rsidR="00A96828" w:rsidRDefault="00A96828" w:rsidP="00A96828">
      <w:pPr>
        <w:rPr>
          <w:lang w:val="en-CA"/>
        </w:rPr>
      </w:pPr>
    </w:p>
    <w:p w14:paraId="0F309AC7" w14:textId="3195FBA6" w:rsidR="00A96828" w:rsidRDefault="00A96828" w:rsidP="00A96828">
      <w:pPr>
        <w:pStyle w:val="Heading2"/>
      </w:pPr>
      <w:r>
        <w:t xml:space="preserve"> </w:t>
      </w:r>
      <w:bookmarkStart w:id="33" w:name="_Toc121256152"/>
      <w:commentRangeStart w:id="34"/>
      <w:r>
        <w:t>Engineering Professionalism</w:t>
      </w:r>
      <w:commentRangeEnd w:id="34"/>
      <w:r>
        <w:rPr>
          <w:rStyle w:val="CommentReference"/>
        </w:rPr>
        <w:commentReference w:id="34"/>
      </w:r>
      <w:bookmarkEnd w:id="33"/>
    </w:p>
    <w:p w14:paraId="7C6BE507" w14:textId="77777777" w:rsidR="00A96828" w:rsidRDefault="00A96828" w:rsidP="00A96828">
      <w:pPr>
        <w:rPr>
          <w:lang w:val="en-CA"/>
        </w:rPr>
      </w:pPr>
    </w:p>
    <w:p w14:paraId="38C81AA7" w14:textId="1037521F" w:rsidR="00A96828" w:rsidRDefault="00A96828" w:rsidP="00A96828">
      <w:pPr>
        <w:pStyle w:val="Heading2"/>
      </w:pPr>
      <w:r>
        <w:t xml:space="preserve"> </w:t>
      </w:r>
      <w:bookmarkStart w:id="35" w:name="_Toc121256153"/>
      <w:commentRangeStart w:id="36"/>
      <w:commentRangeStart w:id="37"/>
      <w:commentRangeStart w:id="38"/>
      <w:r>
        <w:t>Project Management</w:t>
      </w:r>
      <w:commentRangeEnd w:id="36"/>
      <w:r>
        <w:rPr>
          <w:rStyle w:val="CommentReference"/>
        </w:rPr>
        <w:commentReference w:id="36"/>
      </w:r>
      <w:bookmarkEnd w:id="35"/>
      <w:commentRangeEnd w:id="37"/>
      <w:r>
        <w:rPr>
          <w:rStyle w:val="CommentReference"/>
        </w:rPr>
        <w:commentReference w:id="37"/>
      </w:r>
      <w:commentRangeEnd w:id="38"/>
      <w:r>
        <w:rPr>
          <w:rStyle w:val="CommentReference"/>
        </w:rPr>
        <w:commentReference w:id="38"/>
      </w:r>
    </w:p>
    <w:p w14:paraId="3515C007" w14:textId="5E27A8BF" w:rsidR="00A96828" w:rsidRDefault="49C67D5F" w:rsidP="5C7990DB">
      <w:pPr>
        <w:rPr>
          <w:lang w:val="en-CA"/>
        </w:rPr>
      </w:pPr>
      <w:r w:rsidRPr="0688EEB5">
        <w:rPr>
          <w:lang w:val="en-CA"/>
        </w:rPr>
        <w:t>One of the goals</w:t>
      </w:r>
      <w:r w:rsidR="63AFD132" w:rsidRPr="0688EEB5">
        <w:rPr>
          <w:lang w:val="en-CA"/>
        </w:rPr>
        <w:t xml:space="preserve"> of this engineering project is to get real experience in working on a long-term team project. Therefore, </w:t>
      </w:r>
      <w:r w:rsidR="254A29C2" w:rsidRPr="0688EEB5">
        <w:rPr>
          <w:lang w:val="en-CA"/>
        </w:rPr>
        <w:t xml:space="preserve">the team uses </w:t>
      </w:r>
      <w:r w:rsidR="63AFD132" w:rsidRPr="0688EEB5">
        <w:rPr>
          <w:lang w:val="en-CA"/>
        </w:rPr>
        <w:t>industry level project management techniques</w:t>
      </w:r>
      <w:r w:rsidR="227DAC67" w:rsidRPr="0688EEB5">
        <w:rPr>
          <w:lang w:val="en-CA"/>
        </w:rPr>
        <w:t xml:space="preserve"> to coordinate, manage, and perform their project. </w:t>
      </w:r>
      <w:r w:rsidR="1476DC9B" w:rsidRPr="0688EEB5">
        <w:rPr>
          <w:lang w:val="en-CA"/>
        </w:rPr>
        <w:t>Instead of sticking with one management technique, we u</w:t>
      </w:r>
      <w:r w:rsidR="563A02B1" w:rsidRPr="0688EEB5">
        <w:rPr>
          <w:lang w:val="en-CA"/>
        </w:rPr>
        <w:t xml:space="preserve">tilize </w:t>
      </w:r>
      <w:r w:rsidR="1476DC9B" w:rsidRPr="0688EEB5">
        <w:rPr>
          <w:lang w:val="en-CA"/>
        </w:rPr>
        <w:t xml:space="preserve">multiple </w:t>
      </w:r>
      <w:r w:rsidR="374E3A86" w:rsidRPr="0688EEB5">
        <w:rPr>
          <w:lang w:val="en-CA"/>
        </w:rPr>
        <w:t xml:space="preserve">techniques and </w:t>
      </w:r>
      <w:r w:rsidR="7742269D" w:rsidRPr="0688EEB5">
        <w:rPr>
          <w:lang w:val="en-CA"/>
        </w:rPr>
        <w:t>use</w:t>
      </w:r>
      <w:r w:rsidR="374E3A86" w:rsidRPr="0688EEB5">
        <w:rPr>
          <w:lang w:val="en-CA"/>
        </w:rPr>
        <w:t xml:space="preserve"> all but one as tools. </w:t>
      </w:r>
    </w:p>
    <w:p w14:paraId="4437A191" w14:textId="30622530" w:rsidR="00A96828" w:rsidRDefault="0D666B43" w:rsidP="00A96828">
      <w:pPr>
        <w:rPr>
          <w:lang w:val="en-CA"/>
        </w:rPr>
      </w:pPr>
      <w:r w:rsidRPr="5C7990DB">
        <w:rPr>
          <w:lang w:val="en-CA"/>
        </w:rPr>
        <w:t xml:space="preserve">We </w:t>
      </w:r>
      <w:r w:rsidR="4BDF7FF9" w:rsidRPr="5C7990DB">
        <w:rPr>
          <w:lang w:val="en-CA"/>
        </w:rPr>
        <w:t xml:space="preserve">apply </w:t>
      </w:r>
      <w:r w:rsidRPr="5C7990DB">
        <w:rPr>
          <w:lang w:val="en-CA"/>
        </w:rPr>
        <w:t xml:space="preserve">the </w:t>
      </w:r>
      <w:r w:rsidR="06AD1B2A" w:rsidRPr="5C7990DB">
        <w:rPr>
          <w:lang w:val="en-CA"/>
        </w:rPr>
        <w:t>Work Breakdown Structure (WBS) as a tool to break down our project into chunks of manageable tasks for our team to understand and accomplish</w:t>
      </w:r>
      <w:r w:rsidR="4225D1B6" w:rsidRPr="5C7990DB">
        <w:rPr>
          <w:lang w:val="en-CA"/>
        </w:rPr>
        <w:t xml:space="preserve"> (</w:t>
      </w:r>
      <w:del w:id="39" w:author="Yuu Ono" w:date="2022-12-08T08:38:00Z">
        <w:r w:rsidR="4225D1B6" w:rsidRPr="5C7990DB" w:rsidDel="00BD6876">
          <w:rPr>
            <w:lang w:val="en-CA"/>
          </w:rPr>
          <w:delText>eg.</w:delText>
        </w:r>
      </w:del>
      <w:proofErr w:type="gramStart"/>
      <w:ins w:id="40" w:author="Yuu Ono" w:date="2022-12-08T08:38:00Z">
        <w:r w:rsidR="00BD6876" w:rsidRPr="5C7990DB">
          <w:rPr>
            <w:lang w:val="en-CA"/>
          </w:rPr>
          <w:t>e.g.</w:t>
        </w:r>
      </w:ins>
      <w:proofErr w:type="gramEnd"/>
      <w:r w:rsidR="4225D1B6" w:rsidRPr="5C7990DB">
        <w:rPr>
          <w:lang w:val="en-CA"/>
        </w:rPr>
        <w:t xml:space="preserve"> Research</w:t>
      </w:r>
      <w:r w:rsidR="12801CC8" w:rsidRPr="5C7990DB">
        <w:rPr>
          <w:lang w:val="en-CA"/>
        </w:rPr>
        <w:t xml:space="preserve">, </w:t>
      </w:r>
      <w:r w:rsidR="4225D1B6" w:rsidRPr="5C7990DB">
        <w:rPr>
          <w:lang w:val="en-CA"/>
        </w:rPr>
        <w:t>Implementation</w:t>
      </w:r>
      <w:r w:rsidR="348F092D" w:rsidRPr="5C7990DB">
        <w:rPr>
          <w:lang w:val="en-CA"/>
        </w:rPr>
        <w:t xml:space="preserve">, </w:t>
      </w:r>
      <w:r w:rsidR="1C12E1D1" w:rsidRPr="5C7990DB">
        <w:rPr>
          <w:lang w:val="en-CA"/>
        </w:rPr>
        <w:t>Testing</w:t>
      </w:r>
      <w:r w:rsidR="4225D1B6" w:rsidRPr="5C7990DB">
        <w:rPr>
          <w:lang w:val="en-CA"/>
        </w:rPr>
        <w:t>)</w:t>
      </w:r>
      <w:r w:rsidR="06AD1B2A" w:rsidRPr="5C7990DB">
        <w:rPr>
          <w:lang w:val="en-CA"/>
        </w:rPr>
        <w:t xml:space="preserve">. </w:t>
      </w:r>
      <w:r w:rsidR="242E79EC" w:rsidRPr="5C7990DB">
        <w:rPr>
          <w:lang w:val="en-CA"/>
        </w:rPr>
        <w:t xml:space="preserve">Additionally, Gantt charts are also used as an organizational tool to emphasize visuality. </w:t>
      </w:r>
      <w:r w:rsidR="4DF8D354" w:rsidRPr="5C7990DB">
        <w:rPr>
          <w:lang w:val="en-CA"/>
        </w:rPr>
        <w:t xml:space="preserve">It is used in our project to see task dependencies, duration, and various deadlines ranging from report deliverables to chunks broken down from WBS. </w:t>
      </w:r>
      <w:r w:rsidR="366811EE" w:rsidRPr="5C7990DB">
        <w:rPr>
          <w:lang w:val="en-CA"/>
        </w:rPr>
        <w:t>Using the WBS allowed us to accurately define tasks in the Gantt chart.</w:t>
      </w:r>
    </w:p>
    <w:p w14:paraId="34104AB6" w14:textId="448D499D" w:rsidR="62BC687F" w:rsidRDefault="62BC687F" w:rsidP="5C7990DB">
      <w:pPr>
        <w:rPr>
          <w:lang w:val="en-CA"/>
        </w:rPr>
      </w:pPr>
      <w:r w:rsidRPr="5C7990DB">
        <w:rPr>
          <w:lang w:val="en-CA"/>
        </w:rPr>
        <w:t xml:space="preserve">We use the Waterfall/Linear method as our primary project management technique. Since our project has distinct phases </w:t>
      </w:r>
      <w:r w:rsidR="4B9A6FC3" w:rsidRPr="5C7990DB">
        <w:rPr>
          <w:lang w:val="en-CA"/>
        </w:rPr>
        <w:t xml:space="preserve">that requires very few iterations throughout its life cycle, Waterfall seemed like a good fit. </w:t>
      </w:r>
      <w:r w:rsidR="54B73BC4" w:rsidRPr="5C7990DB">
        <w:rPr>
          <w:lang w:val="en-CA"/>
        </w:rPr>
        <w:t>Activities</w:t>
      </w:r>
      <w:r w:rsidR="4B9A6FC3" w:rsidRPr="5C7990DB">
        <w:rPr>
          <w:lang w:val="en-CA"/>
        </w:rPr>
        <w:t xml:space="preserve"> and tasks flow linearly </w:t>
      </w:r>
      <w:r w:rsidR="0CF58A92" w:rsidRPr="5C7990DB">
        <w:rPr>
          <w:lang w:val="en-CA"/>
        </w:rPr>
        <w:t xml:space="preserve">through five phases (Requirements, Design, Implementation, Verification, </w:t>
      </w:r>
      <w:r w:rsidR="4CDF9D1A" w:rsidRPr="5C7990DB">
        <w:rPr>
          <w:lang w:val="en-CA"/>
        </w:rPr>
        <w:t>Maintenance</w:t>
      </w:r>
      <w:r w:rsidR="0CF58A92" w:rsidRPr="5C7990DB">
        <w:rPr>
          <w:lang w:val="en-CA"/>
        </w:rPr>
        <w:t>).</w:t>
      </w:r>
    </w:p>
    <w:p w14:paraId="2B6EAAF5" w14:textId="4D10D253" w:rsidR="00097D61" w:rsidRPr="00097D61" w:rsidRDefault="00A96828" w:rsidP="00097D61">
      <w:pPr>
        <w:pStyle w:val="Heading2"/>
      </w:pPr>
      <w:r>
        <w:t xml:space="preserve"> </w:t>
      </w:r>
      <w:bookmarkStart w:id="41" w:name="_Toc121256154"/>
      <w:commentRangeStart w:id="42"/>
      <w:commentRangeStart w:id="43"/>
      <w:commentRangeStart w:id="44"/>
      <w:commentRangeStart w:id="45"/>
      <w:r>
        <w:t>Justification and Suitability for Degree Program</w:t>
      </w:r>
      <w:commentRangeEnd w:id="42"/>
      <w:r>
        <w:rPr>
          <w:rStyle w:val="CommentReference"/>
        </w:rPr>
        <w:commentReference w:id="42"/>
      </w:r>
      <w:commentRangeEnd w:id="43"/>
      <w:r>
        <w:rPr>
          <w:rStyle w:val="CommentReference"/>
        </w:rPr>
        <w:commentReference w:id="43"/>
      </w:r>
      <w:commentRangeEnd w:id="44"/>
      <w:r w:rsidR="00220CF2">
        <w:rPr>
          <w:rStyle w:val="CommentReference"/>
          <w:rFonts w:eastAsiaTheme="minorHAnsi" w:cstheme="minorBidi"/>
          <w:bCs w:val="0"/>
          <w:color w:val="auto"/>
        </w:rPr>
        <w:commentReference w:id="44"/>
      </w:r>
      <w:bookmarkEnd w:id="41"/>
      <w:commentRangeEnd w:id="45"/>
      <w:r w:rsidR="003A5311">
        <w:rPr>
          <w:rStyle w:val="CommentReference"/>
          <w:rFonts w:eastAsiaTheme="minorHAnsi" w:cstheme="minorBidi"/>
          <w:bCs w:val="0"/>
          <w:color w:val="auto"/>
        </w:rPr>
        <w:commentReference w:id="45"/>
      </w:r>
    </w:p>
    <w:p w14:paraId="38A3A645" w14:textId="7268DFC1" w:rsidR="00097D61" w:rsidRDefault="00097D61" w:rsidP="00097D61">
      <w:pPr>
        <w:pStyle w:val="Caption"/>
        <w:keepNext/>
      </w:pPr>
      <w:r>
        <w:t xml:space="preserve">Table </w:t>
      </w:r>
      <w:r>
        <w:fldChar w:fldCharType="begin"/>
      </w:r>
      <w:r>
        <w:instrText>SEQ Table \* ARABIC</w:instrText>
      </w:r>
      <w:r>
        <w:fldChar w:fldCharType="separate"/>
      </w:r>
      <w:r>
        <w:rPr>
          <w:noProof/>
        </w:rPr>
        <w:t>1</w:t>
      </w:r>
      <w:r>
        <w:fldChar w:fldCharType="end"/>
      </w:r>
      <w:r>
        <w:t xml:space="preserve"> - Roles, tasks, and relevant experience for each team member.</w:t>
      </w:r>
    </w:p>
    <w:tbl>
      <w:tblPr>
        <w:tblStyle w:val="ListTable3-Accent1"/>
        <w:tblW w:w="0" w:type="auto"/>
        <w:tblLayout w:type="fixed"/>
        <w:tblLook w:val="04A0" w:firstRow="1" w:lastRow="0" w:firstColumn="1" w:lastColumn="0" w:noHBand="0" w:noVBand="1"/>
      </w:tblPr>
      <w:tblGrid>
        <w:gridCol w:w="1255"/>
        <w:gridCol w:w="2520"/>
        <w:gridCol w:w="5575"/>
      </w:tblGrid>
      <w:tr w:rsidR="009E79E8" w14:paraId="78BE5DD3" w14:textId="77777777" w:rsidTr="0015506C">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255" w:type="dxa"/>
            <w:tcBorders>
              <w:bottom w:val="single" w:sz="4" w:space="0" w:color="549E39" w:themeColor="accent1"/>
            </w:tcBorders>
          </w:tcPr>
          <w:p w14:paraId="366EC6E1" w14:textId="77777777" w:rsidR="009E79E8" w:rsidRPr="00942D63" w:rsidRDefault="009E79E8" w:rsidP="00EF3011">
            <w:pPr>
              <w:rPr>
                <w:i/>
                <w:iCs w:val="0"/>
              </w:rPr>
            </w:pPr>
            <w:r w:rsidRPr="00942D63">
              <w:rPr>
                <w:i/>
              </w:rPr>
              <w:t>Team Member</w:t>
            </w:r>
          </w:p>
        </w:tc>
        <w:tc>
          <w:tcPr>
            <w:tcW w:w="2520" w:type="dxa"/>
          </w:tcPr>
          <w:p w14:paraId="52D07E61" w14:textId="77777777" w:rsidR="009E79E8" w:rsidRDefault="009E79E8" w:rsidP="00EF3011">
            <w:pPr>
              <w:cnfStyle w:val="100000000000" w:firstRow="1" w:lastRow="0" w:firstColumn="0" w:lastColumn="0" w:oddVBand="0" w:evenVBand="0" w:oddHBand="0" w:evenHBand="0" w:firstRowFirstColumn="0" w:firstRowLastColumn="0" w:lastRowFirstColumn="0" w:lastRowLastColumn="0"/>
            </w:pPr>
            <w:r>
              <w:t>Tasks</w:t>
            </w:r>
          </w:p>
        </w:tc>
        <w:tc>
          <w:tcPr>
            <w:tcW w:w="5575" w:type="dxa"/>
          </w:tcPr>
          <w:p w14:paraId="238D2482" w14:textId="77777777" w:rsidR="009E79E8" w:rsidRDefault="009E79E8" w:rsidP="00EF3011">
            <w:pPr>
              <w:cnfStyle w:val="100000000000" w:firstRow="1" w:lastRow="0" w:firstColumn="0" w:lastColumn="0" w:oddVBand="0" w:evenVBand="0" w:oddHBand="0" w:evenHBand="0" w:firstRowFirstColumn="0" w:firstRowLastColumn="0" w:lastRowFirstColumn="0" w:lastRowLastColumn="0"/>
            </w:pPr>
            <w:r>
              <w:t>Justification</w:t>
            </w:r>
          </w:p>
        </w:tc>
      </w:tr>
      <w:tr w:rsidR="009E79E8" w14:paraId="306FBB3B"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3A22563F" w14:textId="77777777" w:rsidR="009E79E8" w:rsidRDefault="009E79E8" w:rsidP="00EF3011">
            <w:r>
              <w:t>Meia Copeland</w:t>
            </w:r>
          </w:p>
        </w:tc>
        <w:tc>
          <w:tcPr>
            <w:tcW w:w="2520" w:type="dxa"/>
            <w:tcBorders>
              <w:left w:val="single" w:sz="4" w:space="0" w:color="549E39" w:themeColor="accent1"/>
            </w:tcBorders>
          </w:tcPr>
          <w:p w14:paraId="52538C9F"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Linear Actuator Design</w:t>
            </w:r>
          </w:p>
        </w:tc>
        <w:tc>
          <w:tcPr>
            <w:tcW w:w="5575" w:type="dxa"/>
          </w:tcPr>
          <w:p w14:paraId="6A469284"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CAD experience from ECOR 1010 and personal projects</w:t>
            </w:r>
          </w:p>
        </w:tc>
      </w:tr>
      <w:tr w:rsidR="009E79E8" w14:paraId="55EB8A71" w14:textId="77777777" w:rsidTr="0015506C">
        <w:tc>
          <w:tcPr>
            <w:cnfStyle w:val="001000000000" w:firstRow="0" w:lastRow="0" w:firstColumn="1" w:lastColumn="0" w:oddVBand="0" w:evenVBand="0" w:oddHBand="0" w:evenHBand="0" w:firstRowFirstColumn="0" w:firstRowLastColumn="0" w:lastRowFirstColumn="0" w:lastRowLastColumn="0"/>
            <w:tcW w:w="1255" w:type="dxa"/>
            <w:vMerge/>
          </w:tcPr>
          <w:p w14:paraId="496E81C7" w14:textId="77777777" w:rsidR="009E79E8" w:rsidRDefault="009E79E8" w:rsidP="00EF3011"/>
        </w:tc>
        <w:tc>
          <w:tcPr>
            <w:tcW w:w="2520" w:type="dxa"/>
            <w:tcBorders>
              <w:left w:val="single" w:sz="4" w:space="0" w:color="549E39" w:themeColor="accent1"/>
            </w:tcBorders>
          </w:tcPr>
          <w:p w14:paraId="2F7583BD"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Signal processing</w:t>
            </w:r>
          </w:p>
        </w:tc>
        <w:tc>
          <w:tcPr>
            <w:tcW w:w="5575" w:type="dxa"/>
          </w:tcPr>
          <w:p w14:paraId="4A4BB856"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Knowledge of signal processing from SYSC 3600 and SYSC 4505</w:t>
            </w:r>
          </w:p>
        </w:tc>
      </w:tr>
      <w:tr w:rsidR="009E79E8" w14:paraId="068D0173"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482AEAAA" w14:textId="77777777" w:rsidR="009E79E8" w:rsidRDefault="009E79E8" w:rsidP="00EF3011"/>
        </w:tc>
        <w:tc>
          <w:tcPr>
            <w:tcW w:w="2520" w:type="dxa"/>
            <w:tcBorders>
              <w:left w:val="single" w:sz="4" w:space="0" w:color="549E39" w:themeColor="accent1"/>
            </w:tcBorders>
          </w:tcPr>
          <w:p w14:paraId="31795EE4"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Hardware-Software interfacing</w:t>
            </w:r>
          </w:p>
        </w:tc>
        <w:tc>
          <w:tcPr>
            <w:tcW w:w="5575" w:type="dxa"/>
          </w:tcPr>
          <w:p w14:paraId="183A103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Experience in multiple hardware-software projects in SYSC 3010 &amp; 4805</w:t>
            </w:r>
          </w:p>
        </w:tc>
      </w:tr>
      <w:tr w:rsidR="009E79E8" w14:paraId="18C2C758" w14:textId="77777777" w:rsidTr="0015506C">
        <w:tc>
          <w:tcPr>
            <w:cnfStyle w:val="001000000000" w:firstRow="0" w:lastRow="0" w:firstColumn="1" w:lastColumn="0" w:oddVBand="0" w:evenVBand="0" w:oddHBand="0" w:evenHBand="0" w:firstRowFirstColumn="0" w:firstRowLastColumn="0" w:lastRowFirstColumn="0" w:lastRowLastColumn="0"/>
            <w:tcW w:w="1255" w:type="dxa"/>
            <w:vMerge/>
          </w:tcPr>
          <w:p w14:paraId="6A7D48BB" w14:textId="77777777" w:rsidR="009E79E8" w:rsidRDefault="009E79E8" w:rsidP="00EF3011"/>
        </w:tc>
        <w:tc>
          <w:tcPr>
            <w:tcW w:w="2520" w:type="dxa"/>
            <w:tcBorders>
              <w:left w:val="single" w:sz="4" w:space="0" w:color="549E39" w:themeColor="accent1"/>
            </w:tcBorders>
          </w:tcPr>
          <w:p w14:paraId="635C115D"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System integration</w:t>
            </w:r>
          </w:p>
        </w:tc>
        <w:tc>
          <w:tcPr>
            <w:tcW w:w="5575" w:type="dxa"/>
          </w:tcPr>
          <w:p w14:paraId="5E12F80C"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Significant experience through degree program and professional experience</w:t>
            </w:r>
          </w:p>
        </w:tc>
      </w:tr>
      <w:tr w:rsidR="009E79E8" w14:paraId="025EBE5C"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03662C6D" w14:textId="77777777" w:rsidR="009E79E8" w:rsidRDefault="009E79E8" w:rsidP="00EF3011"/>
        </w:tc>
        <w:tc>
          <w:tcPr>
            <w:tcW w:w="2520" w:type="dxa"/>
            <w:tcBorders>
              <w:left w:val="single" w:sz="4" w:space="0" w:color="549E39" w:themeColor="accent1"/>
            </w:tcBorders>
          </w:tcPr>
          <w:p w14:paraId="01C30095"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Project management</w:t>
            </w:r>
          </w:p>
        </w:tc>
        <w:tc>
          <w:tcPr>
            <w:tcW w:w="5575" w:type="dxa"/>
          </w:tcPr>
          <w:p w14:paraId="30FA0356" w14:textId="7ED36BA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Extensive experience working on projects through co-op, and knowledge from SYSC 3010 &amp;</w:t>
            </w:r>
            <w:r w:rsidR="00A66AEE">
              <w:t xml:space="preserve"> </w:t>
            </w:r>
            <w:r>
              <w:t>4805</w:t>
            </w:r>
          </w:p>
        </w:tc>
      </w:tr>
      <w:tr w:rsidR="009E79E8" w14:paraId="31F63885" w14:textId="77777777" w:rsidTr="0015506C">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07B977D0" w14:textId="77777777" w:rsidR="009E79E8" w:rsidRDefault="009E79E8" w:rsidP="00EF3011">
            <w:commentRangeStart w:id="46"/>
            <w:r>
              <w:t>Shawaiz Khan</w:t>
            </w:r>
            <w:commentRangeEnd w:id="46"/>
            <w:r>
              <w:rPr>
                <w:rStyle w:val="CommentReference"/>
                <w:rFonts w:cstheme="minorBidi"/>
                <w:lang w:val="en-CA"/>
              </w:rPr>
              <w:commentReference w:id="46"/>
            </w:r>
          </w:p>
        </w:tc>
        <w:tc>
          <w:tcPr>
            <w:tcW w:w="2520" w:type="dxa"/>
            <w:tcBorders>
              <w:left w:val="single" w:sz="4" w:space="0" w:color="549E39" w:themeColor="accent1"/>
            </w:tcBorders>
          </w:tcPr>
          <w:p w14:paraId="7136165E"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Database</w:t>
            </w:r>
          </w:p>
        </w:tc>
        <w:tc>
          <w:tcPr>
            <w:tcW w:w="5575" w:type="dxa"/>
          </w:tcPr>
          <w:p w14:paraId="430500A3"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Experience in projects in SYSC 3010</w:t>
            </w:r>
          </w:p>
        </w:tc>
      </w:tr>
      <w:tr w:rsidR="009E79E8" w14:paraId="33D7BD8B"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4DE30ED9" w14:textId="77777777" w:rsidR="009E79E8" w:rsidRDefault="009E79E8" w:rsidP="00EF3011"/>
        </w:tc>
        <w:tc>
          <w:tcPr>
            <w:tcW w:w="2520" w:type="dxa"/>
            <w:tcBorders>
              <w:left w:val="single" w:sz="4" w:space="0" w:color="549E39" w:themeColor="accent1"/>
            </w:tcBorders>
          </w:tcPr>
          <w:p w14:paraId="1ABD6E14"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User Interface</w:t>
            </w:r>
          </w:p>
        </w:tc>
        <w:tc>
          <w:tcPr>
            <w:tcW w:w="5575" w:type="dxa"/>
          </w:tcPr>
          <w:p w14:paraId="7034C789"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Experience in projects in SYSC 3010 and an intro in SYSC 2004</w:t>
            </w:r>
          </w:p>
        </w:tc>
      </w:tr>
      <w:tr w:rsidR="009E79E8" w14:paraId="3C415523" w14:textId="77777777" w:rsidTr="0015506C">
        <w:trPr>
          <w:trHeight w:val="70"/>
        </w:trPr>
        <w:tc>
          <w:tcPr>
            <w:cnfStyle w:val="001000000000" w:firstRow="0" w:lastRow="0" w:firstColumn="1" w:lastColumn="0" w:oddVBand="0" w:evenVBand="0" w:oddHBand="0" w:evenHBand="0" w:firstRowFirstColumn="0" w:firstRowLastColumn="0" w:lastRowFirstColumn="0" w:lastRowLastColumn="0"/>
            <w:tcW w:w="1255" w:type="dxa"/>
            <w:vMerge/>
          </w:tcPr>
          <w:p w14:paraId="768F5130" w14:textId="77777777" w:rsidR="009E79E8" w:rsidRDefault="009E79E8" w:rsidP="00EF3011"/>
        </w:tc>
        <w:tc>
          <w:tcPr>
            <w:tcW w:w="2520" w:type="dxa"/>
            <w:tcBorders>
              <w:left w:val="single" w:sz="4" w:space="0" w:color="549E39" w:themeColor="accent1"/>
            </w:tcBorders>
          </w:tcPr>
          <w:p w14:paraId="732A9A84"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Hardware Integration</w:t>
            </w:r>
          </w:p>
          <w:p w14:paraId="4476B25D"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p>
          <w:p w14:paraId="18A56FBB"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Software Integration and testing</w:t>
            </w:r>
          </w:p>
        </w:tc>
        <w:tc>
          <w:tcPr>
            <w:tcW w:w="5575" w:type="dxa"/>
          </w:tcPr>
          <w:p w14:paraId="1DBC1986"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p w14:paraId="542BF32F"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p>
          <w:p w14:paraId="351D332F"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tc>
      </w:tr>
      <w:tr w:rsidR="009E79E8" w14:paraId="2768CE90"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316BE8FF" w14:textId="77777777" w:rsidR="009E79E8" w:rsidRDefault="009E79E8" w:rsidP="00EF3011">
            <w:commentRangeStart w:id="48"/>
            <w:r>
              <w:t>Talal Jaber</w:t>
            </w:r>
            <w:commentRangeEnd w:id="48"/>
            <w:r>
              <w:rPr>
                <w:rStyle w:val="CommentReference"/>
                <w:rFonts w:cstheme="minorBidi"/>
                <w:lang w:val="en-CA"/>
              </w:rPr>
              <w:commentReference w:id="48"/>
            </w:r>
          </w:p>
        </w:tc>
        <w:tc>
          <w:tcPr>
            <w:tcW w:w="2520" w:type="dxa"/>
            <w:tcBorders>
              <w:left w:val="single" w:sz="4" w:space="0" w:color="549E39" w:themeColor="accent1"/>
            </w:tcBorders>
          </w:tcPr>
          <w:p w14:paraId="13D64AD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Electrical design</w:t>
            </w:r>
          </w:p>
        </w:tc>
        <w:tc>
          <w:tcPr>
            <w:tcW w:w="5575" w:type="dxa"/>
          </w:tcPr>
          <w:p w14:paraId="1F01E98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Designing required PCB for the system.</w:t>
            </w:r>
          </w:p>
        </w:tc>
      </w:tr>
      <w:tr w:rsidR="009E79E8" w14:paraId="72490FEB" w14:textId="77777777" w:rsidTr="0015506C">
        <w:tc>
          <w:tcPr>
            <w:cnfStyle w:val="001000000000" w:firstRow="0" w:lastRow="0" w:firstColumn="1" w:lastColumn="0" w:oddVBand="0" w:evenVBand="0" w:oddHBand="0" w:evenHBand="0" w:firstRowFirstColumn="0" w:firstRowLastColumn="0" w:lastRowFirstColumn="0" w:lastRowLastColumn="0"/>
            <w:tcW w:w="1255" w:type="dxa"/>
            <w:vMerge/>
          </w:tcPr>
          <w:p w14:paraId="7AC94114" w14:textId="77777777" w:rsidR="009E79E8" w:rsidRDefault="009E79E8" w:rsidP="00EF3011"/>
        </w:tc>
        <w:tc>
          <w:tcPr>
            <w:tcW w:w="2520" w:type="dxa"/>
            <w:tcBorders>
              <w:left w:val="single" w:sz="4" w:space="0" w:color="549E39" w:themeColor="accent1"/>
            </w:tcBorders>
          </w:tcPr>
          <w:p w14:paraId="15D28325"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Hardware integration</w:t>
            </w:r>
          </w:p>
        </w:tc>
        <w:tc>
          <w:tcPr>
            <w:tcW w:w="5575" w:type="dxa"/>
          </w:tcPr>
          <w:p w14:paraId="47FDE50D"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Choosing the right motor and driver for the project. Elec 3907</w:t>
            </w:r>
          </w:p>
        </w:tc>
      </w:tr>
      <w:tr w:rsidR="009E79E8" w14:paraId="0C27A881"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7F48F4C" w14:textId="77777777" w:rsidR="009E79E8" w:rsidRDefault="009E79E8" w:rsidP="00EF3011"/>
        </w:tc>
        <w:tc>
          <w:tcPr>
            <w:tcW w:w="2520" w:type="dxa"/>
            <w:tcBorders>
              <w:left w:val="single" w:sz="4" w:space="0" w:color="549E39" w:themeColor="accent1"/>
            </w:tcBorders>
          </w:tcPr>
          <w:p w14:paraId="7C2A4A3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 xml:space="preserve">Simulation </w:t>
            </w:r>
          </w:p>
        </w:tc>
        <w:tc>
          <w:tcPr>
            <w:tcW w:w="5575" w:type="dxa"/>
          </w:tcPr>
          <w:p w14:paraId="7D6E510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Using ANSYS to simulate the flexure displacement. SYSC 3501</w:t>
            </w:r>
          </w:p>
        </w:tc>
      </w:tr>
      <w:tr w:rsidR="009E79E8" w14:paraId="1943D317" w14:textId="77777777" w:rsidTr="0015506C">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6878156F" w14:textId="77777777" w:rsidR="009E79E8" w:rsidRDefault="009E79E8" w:rsidP="00EF3011">
            <w:commentRangeStart w:id="50"/>
            <w:r>
              <w:t xml:space="preserve">Marwan </w:t>
            </w:r>
            <w:proofErr w:type="spellStart"/>
            <w:r>
              <w:t>Zeyada</w:t>
            </w:r>
            <w:commentRangeEnd w:id="50"/>
            <w:proofErr w:type="spellEnd"/>
            <w:r>
              <w:rPr>
                <w:rStyle w:val="CommentReference"/>
                <w:rFonts w:cstheme="minorBidi"/>
                <w:lang w:val="en-CA"/>
              </w:rPr>
              <w:commentReference w:id="50"/>
            </w:r>
          </w:p>
        </w:tc>
        <w:tc>
          <w:tcPr>
            <w:tcW w:w="2520" w:type="dxa"/>
            <w:tcBorders>
              <w:left w:val="single" w:sz="4" w:space="0" w:color="549E39" w:themeColor="accent1"/>
            </w:tcBorders>
          </w:tcPr>
          <w:p w14:paraId="61DB227B"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User Interface</w:t>
            </w:r>
          </w:p>
        </w:tc>
        <w:tc>
          <w:tcPr>
            <w:tcW w:w="5575" w:type="dxa"/>
          </w:tcPr>
          <w:p w14:paraId="2EC6BCC0"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Experience in projects in SYSC 3010 and SYSC 2004.</w:t>
            </w:r>
          </w:p>
        </w:tc>
      </w:tr>
      <w:tr w:rsidR="009E79E8" w14:paraId="037E4C51"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5A05DBD1" w14:textId="77777777" w:rsidR="009E79E8" w:rsidRDefault="009E79E8" w:rsidP="00EF3011"/>
        </w:tc>
        <w:tc>
          <w:tcPr>
            <w:tcW w:w="2520" w:type="dxa"/>
            <w:tcBorders>
              <w:left w:val="single" w:sz="4" w:space="0" w:color="549E39" w:themeColor="accent1"/>
            </w:tcBorders>
          </w:tcPr>
          <w:p w14:paraId="2DCEBF30"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14:paraId="6F895B3E"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Experience in projects where hardware is the focus: SYSC 3010</w:t>
            </w:r>
          </w:p>
        </w:tc>
      </w:tr>
      <w:tr w:rsidR="009E79E8" w14:paraId="325ECE80" w14:textId="77777777" w:rsidTr="0015506C">
        <w:tc>
          <w:tcPr>
            <w:cnfStyle w:val="001000000000" w:firstRow="0" w:lastRow="0" w:firstColumn="1" w:lastColumn="0" w:oddVBand="0" w:evenVBand="0" w:oddHBand="0" w:evenHBand="0" w:firstRowFirstColumn="0" w:firstRowLastColumn="0" w:lastRowFirstColumn="0" w:lastRowLastColumn="0"/>
            <w:tcW w:w="1255" w:type="dxa"/>
            <w:vMerge/>
          </w:tcPr>
          <w:p w14:paraId="1F427D65" w14:textId="77777777" w:rsidR="009E79E8" w:rsidRDefault="009E79E8" w:rsidP="00EF3011"/>
        </w:tc>
        <w:tc>
          <w:tcPr>
            <w:tcW w:w="2520" w:type="dxa"/>
            <w:tcBorders>
              <w:left w:val="single" w:sz="4" w:space="0" w:color="549E39" w:themeColor="accent1"/>
            </w:tcBorders>
          </w:tcPr>
          <w:p w14:paraId="54D1477C"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Database</w:t>
            </w:r>
          </w:p>
        </w:tc>
        <w:tc>
          <w:tcPr>
            <w:tcW w:w="5575" w:type="dxa"/>
          </w:tcPr>
          <w:p w14:paraId="7BB037EF"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Extensive experience in SYSC 3010 and other projects</w:t>
            </w:r>
          </w:p>
        </w:tc>
      </w:tr>
      <w:tr w:rsidR="009E79E8" w14:paraId="6AF13467"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A24D5F2" w14:textId="77777777" w:rsidR="009E79E8" w:rsidRDefault="009E79E8" w:rsidP="00EF3011"/>
        </w:tc>
        <w:tc>
          <w:tcPr>
            <w:tcW w:w="2520" w:type="dxa"/>
            <w:tcBorders>
              <w:left w:val="single" w:sz="4" w:space="0" w:color="549E39" w:themeColor="accent1"/>
            </w:tcBorders>
          </w:tcPr>
          <w:p w14:paraId="72308FC2"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Software integration and testing</w:t>
            </w:r>
          </w:p>
        </w:tc>
        <w:tc>
          <w:tcPr>
            <w:tcW w:w="5575" w:type="dxa"/>
          </w:tcPr>
          <w:p w14:paraId="4C080694"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Great experience in software integration and testing due to working on multiple projects of that nature</w:t>
            </w:r>
          </w:p>
        </w:tc>
      </w:tr>
      <w:tr w:rsidR="009E79E8" w14:paraId="7731CD1E" w14:textId="77777777" w:rsidTr="0015506C">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42744F0D" w14:textId="77777777" w:rsidR="009E79E8" w:rsidRDefault="009E79E8" w:rsidP="00EF3011">
            <w:commentRangeStart w:id="52"/>
            <w:proofErr w:type="spellStart"/>
            <w:r>
              <w:t>Ranishka</w:t>
            </w:r>
            <w:proofErr w:type="spellEnd"/>
            <w:r>
              <w:t xml:space="preserve"> Fernando</w:t>
            </w:r>
            <w:commentRangeEnd w:id="52"/>
            <w:r>
              <w:rPr>
                <w:rStyle w:val="CommentReference"/>
                <w:rFonts w:cstheme="minorBidi"/>
                <w:lang w:val="en-CA"/>
              </w:rPr>
              <w:commentReference w:id="52"/>
            </w:r>
          </w:p>
        </w:tc>
        <w:tc>
          <w:tcPr>
            <w:tcW w:w="2520" w:type="dxa"/>
            <w:tcBorders>
              <w:left w:val="single" w:sz="4" w:space="0" w:color="549E39" w:themeColor="accent1"/>
            </w:tcBorders>
          </w:tcPr>
          <w:p w14:paraId="0309747A"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Electrical design</w:t>
            </w:r>
          </w:p>
        </w:tc>
        <w:tc>
          <w:tcPr>
            <w:tcW w:w="5575" w:type="dxa"/>
          </w:tcPr>
          <w:p w14:paraId="1CC61C21"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Designing required PCB</w:t>
            </w:r>
          </w:p>
        </w:tc>
      </w:tr>
      <w:tr w:rsidR="009E79E8" w14:paraId="7000FE96" w14:textId="77777777" w:rsidTr="001550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4C96F268" w14:textId="77777777" w:rsidR="009E79E8" w:rsidRDefault="009E79E8" w:rsidP="00EF3011"/>
        </w:tc>
        <w:tc>
          <w:tcPr>
            <w:tcW w:w="2520" w:type="dxa"/>
            <w:tcBorders>
              <w:left w:val="single" w:sz="4" w:space="0" w:color="549E39" w:themeColor="accent1"/>
            </w:tcBorders>
          </w:tcPr>
          <w:p w14:paraId="55DE5905"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14:paraId="4E09FB7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Construct required circuitry and setting up the motor for testing – Experience from ELEC 3907 and past work experience – Hardware Consultant</w:t>
            </w:r>
          </w:p>
        </w:tc>
      </w:tr>
      <w:tr w:rsidR="009E79E8" w14:paraId="2252D769" w14:textId="77777777" w:rsidTr="0015506C">
        <w:tc>
          <w:tcPr>
            <w:cnfStyle w:val="001000000000" w:firstRow="0" w:lastRow="0" w:firstColumn="1" w:lastColumn="0" w:oddVBand="0" w:evenVBand="0" w:oddHBand="0" w:evenHBand="0" w:firstRowFirstColumn="0" w:firstRowLastColumn="0" w:lastRowFirstColumn="0" w:lastRowLastColumn="0"/>
            <w:tcW w:w="1255" w:type="dxa"/>
            <w:vMerge/>
          </w:tcPr>
          <w:p w14:paraId="7133B215" w14:textId="77777777" w:rsidR="009E79E8" w:rsidRDefault="009E79E8" w:rsidP="00EF3011"/>
        </w:tc>
        <w:tc>
          <w:tcPr>
            <w:tcW w:w="2520" w:type="dxa"/>
            <w:tcBorders>
              <w:left w:val="single" w:sz="4" w:space="0" w:color="549E39" w:themeColor="accent1"/>
            </w:tcBorders>
          </w:tcPr>
          <w:p w14:paraId="6743B78D"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Debugging</w:t>
            </w:r>
          </w:p>
        </w:tc>
        <w:tc>
          <w:tcPr>
            <w:tcW w:w="5575" w:type="dxa"/>
          </w:tcPr>
          <w:p w14:paraId="2BE59A07"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 xml:space="preserve">Extensive experience in development and operations through CO-OP and knowledge acquired from ELEC 2607 and ELEC 3500 </w:t>
            </w:r>
          </w:p>
        </w:tc>
      </w:tr>
    </w:tbl>
    <w:p w14:paraId="577855B3" w14:textId="2F6ECED5" w:rsidR="00A96828" w:rsidRDefault="00A96828" w:rsidP="00A96828">
      <w:pPr>
        <w:rPr>
          <w:lang w:val="en-CA"/>
        </w:rPr>
      </w:pPr>
    </w:p>
    <w:p w14:paraId="131A1277" w14:textId="00043D9C" w:rsidR="00573C00" w:rsidRDefault="00573C00" w:rsidP="00742996">
      <w:r>
        <w:t>Collectively, the team has all the necessary skills and knowledge to be successful on this project. Requirements for this project mostly involve electronics or computer systems techniques previously learned, with some very basic mechanical engineering and CAD that was learned in first year</w:t>
      </w:r>
      <w:r w:rsidR="00254A0B">
        <w:t xml:space="preserve"> general engineering courses such as </w:t>
      </w:r>
      <w:r w:rsidR="00CF60DF">
        <w:t>ECOR 1010</w:t>
      </w:r>
      <w:r w:rsidR="00BD22F7">
        <w:t xml:space="preserve"> and ECOR 1101</w:t>
      </w:r>
      <w:r>
        <w:t>.</w:t>
      </w:r>
    </w:p>
    <w:p w14:paraId="4AAABCCE" w14:textId="093895DA" w:rsidR="00573C00" w:rsidRDefault="00573C00" w:rsidP="00742996">
      <w:r>
        <w:lastRenderedPageBreak/>
        <w:t>Further, this project involves working closely with a client, the Davy lab. These project management and client-interaction skills were learned in</w:t>
      </w:r>
      <w:r w:rsidR="00F64B6D">
        <w:t xml:space="preserve"> </w:t>
      </w:r>
      <w:r>
        <w:t>courses such as CCDP 2100</w:t>
      </w:r>
      <w:r w:rsidR="005305E1">
        <w:t>, ELEC</w:t>
      </w:r>
      <w:r w:rsidR="00C1383B">
        <w:t xml:space="preserve"> 3907, SYSC 3010, SYSC 4805,</w:t>
      </w:r>
      <w:r>
        <w:t xml:space="preserve"> and ECOR 4995. Most team members have some co-op experience, where working professionally with other engineers and clients was learned.</w:t>
      </w:r>
    </w:p>
    <w:p w14:paraId="4E57ECEB" w14:textId="4F016E3F" w:rsidR="00A96828" w:rsidRDefault="00A96828" w:rsidP="00A96828">
      <w:pPr>
        <w:pStyle w:val="Heading2"/>
      </w:pPr>
      <w:commentRangeStart w:id="54"/>
      <w:commentRangeStart w:id="55"/>
      <w:r>
        <w:t xml:space="preserve"> </w:t>
      </w:r>
      <w:bookmarkStart w:id="56" w:name="_Toc121256155"/>
      <w:r>
        <w:t>Individual Contributions</w:t>
      </w:r>
      <w:commentRangeEnd w:id="54"/>
      <w:r>
        <w:rPr>
          <w:rStyle w:val="CommentReference"/>
        </w:rPr>
        <w:commentReference w:id="54"/>
      </w:r>
      <w:commentRangeEnd w:id="55"/>
      <w:r>
        <w:rPr>
          <w:rStyle w:val="CommentReference"/>
        </w:rPr>
        <w:commentReference w:id="55"/>
      </w:r>
      <w:bookmarkEnd w:id="56"/>
    </w:p>
    <w:p w14:paraId="5D17B908" w14:textId="0FEAF956" w:rsidR="00845E03" w:rsidRDefault="00845E03" w:rsidP="00845E03">
      <w:pPr>
        <w:pStyle w:val="Heading3"/>
      </w:pPr>
      <w:bookmarkStart w:id="57" w:name="_Toc121256156"/>
      <w:r>
        <w:t>Project Contributions</w:t>
      </w:r>
      <w:bookmarkEnd w:id="57"/>
    </w:p>
    <w:p w14:paraId="021DC18E" w14:textId="053F8FAE" w:rsidR="00097D61" w:rsidRDefault="00097D61" w:rsidP="00097D61">
      <w:pPr>
        <w:pStyle w:val="Caption"/>
        <w:keepNext/>
      </w:pPr>
      <w:r>
        <w:t xml:space="preserve">Table </w:t>
      </w:r>
      <w:r>
        <w:fldChar w:fldCharType="begin"/>
      </w:r>
      <w:r>
        <w:instrText>SEQ Table \* ARABIC</w:instrText>
      </w:r>
      <w:r>
        <w:fldChar w:fldCharType="separate"/>
      </w:r>
      <w:r>
        <w:rPr>
          <w:noProof/>
        </w:rPr>
        <w:t>2</w:t>
      </w:r>
      <w:r>
        <w:fldChar w:fldCharType="end"/>
      </w:r>
      <w:r>
        <w:t xml:space="preserve"> - Contributions of each team member to the project</w:t>
      </w:r>
      <w:r w:rsidR="00B17189">
        <w:t xml:space="preserve"> components</w:t>
      </w:r>
      <w:r>
        <w:t>.</w:t>
      </w:r>
    </w:p>
    <w:tbl>
      <w:tblPr>
        <w:tblStyle w:val="ListTable3-Accent1"/>
        <w:tblW w:w="9350" w:type="dxa"/>
        <w:tblLook w:val="04A0" w:firstRow="1" w:lastRow="0" w:firstColumn="1" w:lastColumn="0" w:noHBand="0" w:noVBand="1"/>
      </w:tblPr>
      <w:tblGrid>
        <w:gridCol w:w="1695"/>
        <w:gridCol w:w="4545"/>
        <w:gridCol w:w="3110"/>
      </w:tblGrid>
      <w:tr w:rsidR="00324008" w14:paraId="6F7E5236" w14:textId="77777777" w:rsidTr="00EF30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40" w:type="dxa"/>
            <w:gridSpan w:val="2"/>
          </w:tcPr>
          <w:p w14:paraId="3846F7A6" w14:textId="77777777" w:rsidR="00324008" w:rsidRDefault="00324008" w:rsidP="00EF3011">
            <w:r>
              <w:t>Component</w:t>
            </w:r>
          </w:p>
        </w:tc>
        <w:tc>
          <w:tcPr>
            <w:tcW w:w="3110" w:type="dxa"/>
          </w:tcPr>
          <w:p w14:paraId="15977C0A" w14:textId="77777777" w:rsidR="00324008" w:rsidRDefault="00324008" w:rsidP="00EF3011">
            <w:pPr>
              <w:cnfStyle w:val="100000000000" w:firstRow="1" w:lastRow="0" w:firstColumn="0" w:lastColumn="0" w:oddVBand="0" w:evenVBand="0" w:oddHBand="0" w:evenHBand="0" w:firstRowFirstColumn="0" w:firstRowLastColumn="0" w:lastRowFirstColumn="0" w:lastRowLastColumn="0"/>
            </w:pPr>
            <w:r>
              <w:t>Contributor</w:t>
            </w:r>
          </w:p>
        </w:tc>
      </w:tr>
      <w:tr w:rsidR="00324008" w14:paraId="0BC7098C"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5C24E5DD" w14:textId="77777777" w:rsidR="00324008" w:rsidRDefault="00324008" w:rsidP="00EF3011">
            <w:r>
              <w:t>Linear Actuator</w:t>
            </w:r>
          </w:p>
        </w:tc>
        <w:tc>
          <w:tcPr>
            <w:tcW w:w="4545" w:type="dxa"/>
            <w:tcBorders>
              <w:left w:val="single" w:sz="4" w:space="0" w:color="549E39" w:themeColor="accent1"/>
            </w:tcBorders>
          </w:tcPr>
          <w:p w14:paraId="0E93400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3D modelling</w:t>
            </w:r>
          </w:p>
        </w:tc>
        <w:tc>
          <w:tcPr>
            <w:tcW w:w="3110" w:type="dxa"/>
          </w:tcPr>
          <w:p w14:paraId="420D1AB9"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Meia Copeland</w:t>
            </w:r>
          </w:p>
        </w:tc>
      </w:tr>
      <w:tr w:rsidR="00324008" w14:paraId="260C9B82"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6DC5E745" w14:textId="77777777" w:rsidR="00324008" w:rsidRDefault="00324008" w:rsidP="00EF3011"/>
        </w:tc>
        <w:tc>
          <w:tcPr>
            <w:tcW w:w="4545" w:type="dxa"/>
            <w:tcBorders>
              <w:left w:val="single" w:sz="4" w:space="0" w:color="549E39" w:themeColor="accent1"/>
            </w:tcBorders>
          </w:tcPr>
          <w:p w14:paraId="5C4630BC"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Simulation Testing</w:t>
            </w:r>
          </w:p>
        </w:tc>
        <w:tc>
          <w:tcPr>
            <w:tcW w:w="3110" w:type="dxa"/>
          </w:tcPr>
          <w:p w14:paraId="0BC88114"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Talal Jaber</w:t>
            </w:r>
          </w:p>
        </w:tc>
      </w:tr>
      <w:tr w:rsidR="00324008" w14:paraId="75CF2FBF"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4CB68964" w14:textId="77777777" w:rsidR="00324008" w:rsidRDefault="00324008" w:rsidP="00EF3011"/>
        </w:tc>
        <w:tc>
          <w:tcPr>
            <w:tcW w:w="4545" w:type="dxa"/>
            <w:tcBorders>
              <w:left w:val="single" w:sz="4" w:space="0" w:color="549E39" w:themeColor="accent1"/>
            </w:tcBorders>
          </w:tcPr>
          <w:p w14:paraId="11C19FE4"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3D printing</w:t>
            </w:r>
          </w:p>
        </w:tc>
        <w:tc>
          <w:tcPr>
            <w:tcW w:w="3110" w:type="dxa"/>
          </w:tcPr>
          <w:p w14:paraId="4C1FAA25"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Meia Copeland and </w:t>
            </w:r>
            <w:proofErr w:type="spellStart"/>
            <w:r>
              <w:t>Ranishka</w:t>
            </w:r>
            <w:proofErr w:type="spellEnd"/>
            <w:r>
              <w:t xml:space="preserve"> Fernando</w:t>
            </w:r>
          </w:p>
        </w:tc>
      </w:tr>
      <w:tr w:rsidR="00324008" w14:paraId="4F86D311"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28679837" w14:textId="77777777" w:rsidR="00324008" w:rsidRDefault="00324008" w:rsidP="00EF3011"/>
        </w:tc>
        <w:tc>
          <w:tcPr>
            <w:tcW w:w="4545" w:type="dxa"/>
            <w:tcBorders>
              <w:left w:val="single" w:sz="4" w:space="0" w:color="549E39" w:themeColor="accent1"/>
            </w:tcBorders>
          </w:tcPr>
          <w:p w14:paraId="29474A20"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Motor Control</w:t>
            </w:r>
          </w:p>
        </w:tc>
        <w:tc>
          <w:tcPr>
            <w:tcW w:w="3110" w:type="dxa"/>
          </w:tcPr>
          <w:p w14:paraId="2EF386CB"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324008" w14:paraId="6A957F04"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025C0B4C" w14:textId="77777777" w:rsidR="00324008" w:rsidRDefault="00324008" w:rsidP="00EF3011"/>
        </w:tc>
        <w:tc>
          <w:tcPr>
            <w:tcW w:w="4545" w:type="dxa"/>
            <w:tcBorders>
              <w:left w:val="single" w:sz="4" w:space="0" w:color="549E39" w:themeColor="accent1"/>
            </w:tcBorders>
          </w:tcPr>
          <w:p w14:paraId="202A071A"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Actuator Testing</w:t>
            </w:r>
          </w:p>
        </w:tc>
        <w:tc>
          <w:tcPr>
            <w:tcW w:w="3110" w:type="dxa"/>
          </w:tcPr>
          <w:p w14:paraId="075F3589"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w:t>
            </w:r>
          </w:p>
        </w:tc>
      </w:tr>
      <w:tr w:rsidR="00324008" w14:paraId="4DFB37C9"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val="restart"/>
            <w:tcBorders>
              <w:top w:val="single" w:sz="4" w:space="0" w:color="549E39" w:themeColor="accent1"/>
              <w:bottom w:val="single" w:sz="4" w:space="0" w:color="549E39" w:themeColor="accent1"/>
              <w:right w:val="single" w:sz="4" w:space="0" w:color="549E39" w:themeColor="accent1"/>
            </w:tcBorders>
          </w:tcPr>
          <w:p w14:paraId="0436A9C7" w14:textId="77777777" w:rsidR="00324008" w:rsidRDefault="00324008" w:rsidP="00EF3011">
            <w:r>
              <w:t>Shake Table</w:t>
            </w:r>
          </w:p>
        </w:tc>
        <w:tc>
          <w:tcPr>
            <w:tcW w:w="4545" w:type="dxa"/>
            <w:tcBorders>
              <w:left w:val="single" w:sz="4" w:space="0" w:color="549E39" w:themeColor="accent1"/>
            </w:tcBorders>
          </w:tcPr>
          <w:p w14:paraId="401BEB4B"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Table Support Design</w:t>
            </w:r>
          </w:p>
        </w:tc>
        <w:tc>
          <w:tcPr>
            <w:tcW w:w="3110" w:type="dxa"/>
          </w:tcPr>
          <w:p w14:paraId="0A1E7856"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14:paraId="6F374690"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3997EADE" w14:textId="77777777" w:rsidR="00324008" w:rsidRDefault="00324008" w:rsidP="00EF3011"/>
        </w:tc>
        <w:tc>
          <w:tcPr>
            <w:tcW w:w="4545" w:type="dxa"/>
            <w:tcBorders>
              <w:left w:val="single" w:sz="4" w:space="0" w:color="549E39" w:themeColor="accent1"/>
            </w:tcBorders>
          </w:tcPr>
          <w:p w14:paraId="141A201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Assembly</w:t>
            </w:r>
          </w:p>
        </w:tc>
        <w:tc>
          <w:tcPr>
            <w:tcW w:w="3110" w:type="dxa"/>
          </w:tcPr>
          <w:p w14:paraId="494ECDBA"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324008" w14:paraId="60956DB8" w14:textId="77777777" w:rsidTr="00EF3011">
        <w:trPr>
          <w:trHeight w:val="394"/>
        </w:trPr>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369AF507" w14:textId="77777777" w:rsidR="00324008" w:rsidRDefault="00324008" w:rsidP="00EF3011"/>
        </w:tc>
        <w:tc>
          <w:tcPr>
            <w:tcW w:w="4545" w:type="dxa"/>
            <w:tcBorders>
              <w:left w:val="single" w:sz="4" w:space="0" w:color="549E39" w:themeColor="accent1"/>
            </w:tcBorders>
          </w:tcPr>
          <w:p w14:paraId="71B6EAFA"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Suspension System Testing</w:t>
            </w:r>
          </w:p>
        </w:tc>
        <w:tc>
          <w:tcPr>
            <w:tcW w:w="3110" w:type="dxa"/>
          </w:tcPr>
          <w:p w14:paraId="11616612"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proofErr w:type="spellStart"/>
            <w:r>
              <w:t>Ranishka</w:t>
            </w:r>
            <w:proofErr w:type="spellEnd"/>
            <w:r>
              <w:t xml:space="preserve"> Fernando</w:t>
            </w:r>
          </w:p>
        </w:tc>
      </w:tr>
      <w:tr w:rsidR="00324008" w14:paraId="51BEF6F8"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5F9F19FD" w14:textId="77777777" w:rsidR="00324008" w:rsidRDefault="00324008" w:rsidP="00EF3011">
            <w:r>
              <w:t>Wiring</w:t>
            </w:r>
          </w:p>
        </w:tc>
        <w:tc>
          <w:tcPr>
            <w:tcW w:w="4545" w:type="dxa"/>
            <w:tcBorders>
              <w:left w:val="single" w:sz="4" w:space="0" w:color="549E39" w:themeColor="accent1"/>
            </w:tcBorders>
          </w:tcPr>
          <w:p w14:paraId="75B4D93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PCB Design</w:t>
            </w:r>
          </w:p>
        </w:tc>
        <w:tc>
          <w:tcPr>
            <w:tcW w:w="3110" w:type="dxa"/>
          </w:tcPr>
          <w:p w14:paraId="35FD4EA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Talal Jaber </w:t>
            </w:r>
          </w:p>
        </w:tc>
      </w:tr>
      <w:tr w:rsidR="00324008" w14:paraId="18D4B3ED"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26155892" w14:textId="77777777" w:rsidR="00324008" w:rsidRDefault="00324008" w:rsidP="00EF3011"/>
        </w:tc>
        <w:tc>
          <w:tcPr>
            <w:tcW w:w="4545" w:type="dxa"/>
            <w:tcBorders>
              <w:left w:val="single" w:sz="4" w:space="0" w:color="549E39" w:themeColor="accent1"/>
            </w:tcBorders>
          </w:tcPr>
          <w:p w14:paraId="1BF38FAA"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Assembly</w:t>
            </w:r>
          </w:p>
        </w:tc>
        <w:tc>
          <w:tcPr>
            <w:tcW w:w="3110" w:type="dxa"/>
          </w:tcPr>
          <w:p w14:paraId="69DB3031"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14:paraId="2AC287A0"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30742B2" w14:textId="77777777" w:rsidR="00324008" w:rsidRDefault="00324008" w:rsidP="00EF3011">
            <w:r>
              <w:t>Motors</w:t>
            </w:r>
          </w:p>
        </w:tc>
        <w:tc>
          <w:tcPr>
            <w:tcW w:w="4545" w:type="dxa"/>
            <w:tcBorders>
              <w:left w:val="single" w:sz="4" w:space="0" w:color="549E39" w:themeColor="accent1"/>
            </w:tcBorders>
          </w:tcPr>
          <w:p w14:paraId="389677F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Step Motor testing </w:t>
            </w:r>
          </w:p>
        </w:tc>
        <w:tc>
          <w:tcPr>
            <w:tcW w:w="3110" w:type="dxa"/>
          </w:tcPr>
          <w:p w14:paraId="7F84F54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Talal Jaber</w:t>
            </w:r>
          </w:p>
        </w:tc>
      </w:tr>
      <w:tr w:rsidR="00324008" w14:paraId="3E022370"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03D9CF15" w14:textId="77777777" w:rsidR="00324008" w:rsidRDefault="00324008" w:rsidP="00EF3011">
            <w:r>
              <w:t>Environmental Sensors</w:t>
            </w:r>
          </w:p>
        </w:tc>
        <w:tc>
          <w:tcPr>
            <w:tcW w:w="4545" w:type="dxa"/>
            <w:tcBorders>
              <w:left w:val="single" w:sz="4" w:space="0" w:color="549E39" w:themeColor="accent1"/>
            </w:tcBorders>
          </w:tcPr>
          <w:p w14:paraId="55EA16D2"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Hardware connection</w:t>
            </w:r>
          </w:p>
        </w:tc>
        <w:tc>
          <w:tcPr>
            <w:tcW w:w="3110" w:type="dxa"/>
          </w:tcPr>
          <w:p w14:paraId="107A46FD"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Shawaiz Khan and Marwan </w:t>
            </w:r>
            <w:proofErr w:type="spellStart"/>
            <w:r>
              <w:t>Zeyada</w:t>
            </w:r>
            <w:proofErr w:type="spellEnd"/>
          </w:p>
        </w:tc>
      </w:tr>
      <w:tr w:rsidR="00324008" w14:paraId="48283CB6"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73165D1F" w14:textId="77777777" w:rsidR="00324008" w:rsidRDefault="00324008" w:rsidP="00EF3011"/>
        </w:tc>
        <w:tc>
          <w:tcPr>
            <w:tcW w:w="4545" w:type="dxa"/>
            <w:tcBorders>
              <w:left w:val="single" w:sz="4" w:space="0" w:color="549E39" w:themeColor="accent1"/>
            </w:tcBorders>
          </w:tcPr>
          <w:p w14:paraId="3BFF5B8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Software Integration</w:t>
            </w:r>
          </w:p>
        </w:tc>
        <w:tc>
          <w:tcPr>
            <w:tcW w:w="3110" w:type="dxa"/>
          </w:tcPr>
          <w:p w14:paraId="4E665DC5"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Shawaiz Khan and Marwan </w:t>
            </w:r>
            <w:proofErr w:type="spellStart"/>
            <w:r>
              <w:t>Zeyada</w:t>
            </w:r>
            <w:proofErr w:type="spellEnd"/>
          </w:p>
        </w:tc>
      </w:tr>
      <w:tr w:rsidR="00324008" w14:paraId="36A3209A"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4AADEC68" w14:textId="77777777" w:rsidR="00324008" w:rsidRDefault="00324008" w:rsidP="00EF3011"/>
        </w:tc>
        <w:tc>
          <w:tcPr>
            <w:tcW w:w="4545" w:type="dxa"/>
            <w:tcBorders>
              <w:left w:val="single" w:sz="4" w:space="0" w:color="549E39" w:themeColor="accent1"/>
            </w:tcBorders>
          </w:tcPr>
          <w:p w14:paraId="0D5326E7"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14:paraId="4A082C95"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Shawaiz Khan and Marwan </w:t>
            </w:r>
            <w:proofErr w:type="spellStart"/>
            <w:r>
              <w:t>Zeyada</w:t>
            </w:r>
            <w:proofErr w:type="spellEnd"/>
          </w:p>
        </w:tc>
      </w:tr>
      <w:tr w:rsidR="00324008" w14:paraId="1FE3310C"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2B2690EF" w14:textId="77777777" w:rsidR="00324008" w:rsidRDefault="00324008" w:rsidP="00EF3011">
            <w:r>
              <w:t>Database</w:t>
            </w:r>
          </w:p>
        </w:tc>
        <w:tc>
          <w:tcPr>
            <w:tcW w:w="4545" w:type="dxa"/>
            <w:tcBorders>
              <w:left w:val="single" w:sz="4" w:space="0" w:color="549E39" w:themeColor="accent1"/>
            </w:tcBorders>
          </w:tcPr>
          <w:p w14:paraId="0192E444"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Schema design</w:t>
            </w:r>
          </w:p>
        </w:tc>
        <w:tc>
          <w:tcPr>
            <w:tcW w:w="3110" w:type="dxa"/>
          </w:tcPr>
          <w:p w14:paraId="7B4BA418"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Shawaiz Khan</w:t>
            </w:r>
          </w:p>
        </w:tc>
      </w:tr>
      <w:tr w:rsidR="00324008" w14:paraId="2BD573E4"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69DD4FD4" w14:textId="77777777" w:rsidR="00324008" w:rsidRDefault="00324008" w:rsidP="00EF3011"/>
        </w:tc>
        <w:tc>
          <w:tcPr>
            <w:tcW w:w="4545" w:type="dxa"/>
            <w:tcBorders>
              <w:left w:val="single" w:sz="4" w:space="0" w:color="549E39" w:themeColor="accent1"/>
            </w:tcBorders>
          </w:tcPr>
          <w:p w14:paraId="6A4C7A3D"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Implementation</w:t>
            </w:r>
          </w:p>
        </w:tc>
        <w:tc>
          <w:tcPr>
            <w:tcW w:w="3110" w:type="dxa"/>
          </w:tcPr>
          <w:p w14:paraId="12FA6A87"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Shawaiz Khan and Marwan </w:t>
            </w:r>
            <w:proofErr w:type="spellStart"/>
            <w:r>
              <w:t>Zeyada</w:t>
            </w:r>
            <w:proofErr w:type="spellEnd"/>
          </w:p>
        </w:tc>
      </w:tr>
      <w:tr w:rsidR="00324008" w14:paraId="3F4089E3"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6CBCA2B" w14:textId="77777777" w:rsidR="00324008" w:rsidRDefault="00324008" w:rsidP="00EF3011"/>
        </w:tc>
        <w:tc>
          <w:tcPr>
            <w:tcW w:w="4545" w:type="dxa"/>
            <w:tcBorders>
              <w:left w:val="single" w:sz="4" w:space="0" w:color="549E39" w:themeColor="accent1"/>
            </w:tcBorders>
          </w:tcPr>
          <w:p w14:paraId="4317B361"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Testing</w:t>
            </w:r>
          </w:p>
        </w:tc>
        <w:tc>
          <w:tcPr>
            <w:tcW w:w="3110" w:type="dxa"/>
          </w:tcPr>
          <w:p w14:paraId="7F496F5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Shawaiz Khan</w:t>
            </w:r>
          </w:p>
        </w:tc>
      </w:tr>
      <w:tr w:rsidR="00324008" w14:paraId="17C8250C"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49E39" w:themeColor="accent1"/>
              <w:bottom w:val="single" w:sz="4" w:space="0" w:color="549E39" w:themeColor="accent1"/>
              <w:right w:val="single" w:sz="4" w:space="0" w:color="549E39" w:themeColor="accent1"/>
            </w:tcBorders>
          </w:tcPr>
          <w:p w14:paraId="29F68EED" w14:textId="77777777" w:rsidR="00324008" w:rsidRDefault="00324008" w:rsidP="00EF3011">
            <w:r>
              <w:t>User Interface</w:t>
            </w:r>
          </w:p>
        </w:tc>
        <w:tc>
          <w:tcPr>
            <w:tcW w:w="4545" w:type="dxa"/>
            <w:tcBorders>
              <w:left w:val="single" w:sz="4" w:space="0" w:color="549E39" w:themeColor="accent1"/>
            </w:tcBorders>
          </w:tcPr>
          <w:p w14:paraId="72D5DC2E"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UI Design</w:t>
            </w:r>
          </w:p>
        </w:tc>
        <w:tc>
          <w:tcPr>
            <w:tcW w:w="3110" w:type="dxa"/>
          </w:tcPr>
          <w:p w14:paraId="116CD8DC"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324008" w14:paraId="528CA0F6"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74420EE1" w14:textId="77777777" w:rsidR="00324008" w:rsidRDefault="00324008" w:rsidP="00EF3011"/>
        </w:tc>
        <w:tc>
          <w:tcPr>
            <w:tcW w:w="4545" w:type="dxa"/>
            <w:tcBorders>
              <w:left w:val="single" w:sz="4" w:space="0" w:color="549E39" w:themeColor="accent1"/>
            </w:tcBorders>
          </w:tcPr>
          <w:p w14:paraId="2541BF8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Implementation</w:t>
            </w:r>
          </w:p>
        </w:tc>
        <w:tc>
          <w:tcPr>
            <w:tcW w:w="3110" w:type="dxa"/>
          </w:tcPr>
          <w:p w14:paraId="665E8120"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r>
              <w:t xml:space="preserve"> and </w:t>
            </w:r>
            <w:proofErr w:type="spellStart"/>
            <w:r>
              <w:t>Shawaiz</w:t>
            </w:r>
            <w:proofErr w:type="spellEnd"/>
            <w:r>
              <w:t xml:space="preserve"> Khan</w:t>
            </w:r>
          </w:p>
        </w:tc>
      </w:tr>
      <w:tr w:rsidR="00324008" w14:paraId="499F1A08"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7807CC43" w14:textId="77777777" w:rsidR="00324008" w:rsidRDefault="00324008" w:rsidP="00EF3011"/>
        </w:tc>
        <w:tc>
          <w:tcPr>
            <w:tcW w:w="4545" w:type="dxa"/>
            <w:tcBorders>
              <w:left w:val="single" w:sz="4" w:space="0" w:color="549E39" w:themeColor="accent1"/>
            </w:tcBorders>
          </w:tcPr>
          <w:p w14:paraId="5E3430CE"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14:paraId="13414274"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bl>
    <w:p w14:paraId="103765BF" w14:textId="3C03BEE4" w:rsidR="00EC5186" w:rsidRDefault="00EC5186" w:rsidP="00324008">
      <w:pPr>
        <w:rPr>
          <w:lang w:val="en-CA"/>
        </w:rPr>
      </w:pPr>
    </w:p>
    <w:p w14:paraId="76BEFFE0" w14:textId="77777777" w:rsidR="00EC5186" w:rsidRDefault="00EC5186">
      <w:pPr>
        <w:spacing w:line="259" w:lineRule="auto"/>
        <w:jc w:val="left"/>
        <w:rPr>
          <w:lang w:val="en-CA"/>
        </w:rPr>
      </w:pPr>
      <w:r>
        <w:rPr>
          <w:lang w:val="en-CA"/>
        </w:rPr>
        <w:br w:type="page"/>
      </w:r>
    </w:p>
    <w:p w14:paraId="6A4FB17E" w14:textId="5C03712B" w:rsidR="00EA6F49" w:rsidRDefault="008F7736" w:rsidP="00EA6F49">
      <w:pPr>
        <w:pStyle w:val="Heading3"/>
      </w:pPr>
      <w:bookmarkStart w:id="58" w:name="_Toc121256157"/>
      <w:r>
        <w:lastRenderedPageBreak/>
        <w:t>Report Contributions</w:t>
      </w:r>
      <w:bookmarkEnd w:id="58"/>
    </w:p>
    <w:p w14:paraId="0388D72E" w14:textId="248F259B" w:rsidR="00060441" w:rsidRPr="00060441" w:rsidRDefault="00D90DFA" w:rsidP="008549EF">
      <w:pPr>
        <w:pStyle w:val="Heading4"/>
      </w:pPr>
      <w:commentRangeStart w:id="59"/>
      <w:r>
        <w:t xml:space="preserve">2.5.2.1 </w:t>
      </w:r>
      <w:r w:rsidR="00060441">
        <w:t>Proposal</w:t>
      </w:r>
      <w:commentRangeEnd w:id="59"/>
      <w:r w:rsidR="00F67176">
        <w:rPr>
          <w:rStyle w:val="CommentReference"/>
          <w:rFonts w:eastAsiaTheme="minorHAnsi" w:cstheme="minorBidi"/>
          <w:i w:val="0"/>
          <w:iCs w:val="0"/>
          <w:color w:val="auto"/>
        </w:rPr>
        <w:commentReference w:id="59"/>
      </w:r>
    </w:p>
    <w:p w14:paraId="52495299" w14:textId="0F0774F5" w:rsidR="00EA6F49" w:rsidRDefault="00EA6F49" w:rsidP="00EA6F49">
      <w:pPr>
        <w:pStyle w:val="Caption"/>
        <w:keepNext/>
      </w:pPr>
      <w:r>
        <w:t xml:space="preserve">Table </w:t>
      </w:r>
      <w:r>
        <w:fldChar w:fldCharType="begin"/>
      </w:r>
      <w:r>
        <w:instrText>SEQ Table \* ARABIC</w:instrText>
      </w:r>
      <w:r>
        <w:fldChar w:fldCharType="separate"/>
      </w:r>
      <w:r w:rsidR="00097D61">
        <w:rPr>
          <w:noProof/>
        </w:rPr>
        <w:t>3</w:t>
      </w:r>
      <w:r>
        <w:fldChar w:fldCharType="end"/>
      </w:r>
      <w:r>
        <w:t xml:space="preserve"> - Contributions from each team member to the Proposal document</w:t>
      </w:r>
      <w:r w:rsidR="00261FF7">
        <w:t>.</w:t>
      </w:r>
    </w:p>
    <w:tbl>
      <w:tblPr>
        <w:tblStyle w:val="ListTable3-Accent1"/>
        <w:tblW w:w="9360" w:type="dxa"/>
        <w:tblLook w:val="04A0" w:firstRow="1" w:lastRow="0" w:firstColumn="1" w:lastColumn="0" w:noHBand="0" w:noVBand="1"/>
      </w:tblPr>
      <w:tblGrid>
        <w:gridCol w:w="1619"/>
        <w:gridCol w:w="1648"/>
        <w:gridCol w:w="4108"/>
        <w:gridCol w:w="1985"/>
      </w:tblGrid>
      <w:tr w:rsidR="00EA6F49" w14:paraId="70FFD8DA" w14:textId="77777777" w:rsidTr="00C849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5" w:type="dxa"/>
            <w:gridSpan w:val="3"/>
          </w:tcPr>
          <w:p w14:paraId="540E1CD5" w14:textId="77777777" w:rsidR="00EA6F49" w:rsidRDefault="00EA6F49" w:rsidP="00EF3011">
            <w:r>
              <w:t>Proposal</w:t>
            </w:r>
          </w:p>
        </w:tc>
        <w:tc>
          <w:tcPr>
            <w:tcW w:w="1985" w:type="dxa"/>
          </w:tcPr>
          <w:p w14:paraId="3C7509A5" w14:textId="77777777" w:rsidR="00EA6F49" w:rsidRDefault="00EA6F49" w:rsidP="00EF3011">
            <w:pPr>
              <w:cnfStyle w:val="100000000000" w:firstRow="1" w:lastRow="0" w:firstColumn="0" w:lastColumn="0" w:oddVBand="0" w:evenVBand="0" w:oddHBand="0" w:evenHBand="0" w:firstRowFirstColumn="0" w:firstRowLastColumn="0" w:lastRowFirstColumn="0" w:lastRowLastColumn="0"/>
            </w:pPr>
            <w:r>
              <w:t>Contributor</w:t>
            </w:r>
          </w:p>
        </w:tc>
      </w:tr>
      <w:tr w:rsidR="00EA6F49" w14:paraId="0354033E"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222F2233" w14:textId="77777777" w:rsidR="00EA6F49" w:rsidRDefault="00EA6F49" w:rsidP="00EC5186">
            <w:pPr>
              <w:jc w:val="left"/>
            </w:pPr>
            <w:r>
              <w:t>Introduction</w:t>
            </w:r>
          </w:p>
        </w:tc>
        <w:tc>
          <w:tcPr>
            <w:tcW w:w="5756" w:type="dxa"/>
            <w:gridSpan w:val="2"/>
            <w:tcBorders>
              <w:left w:val="single" w:sz="4" w:space="0" w:color="549E39" w:themeColor="accent1"/>
            </w:tcBorders>
          </w:tcPr>
          <w:p w14:paraId="053FD3E0"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Background</w:t>
            </w:r>
          </w:p>
        </w:tc>
        <w:tc>
          <w:tcPr>
            <w:tcW w:w="1985" w:type="dxa"/>
          </w:tcPr>
          <w:p w14:paraId="7CAFE794"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14:paraId="0D9348A9"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Pr>
          <w:p w14:paraId="490D1958" w14:textId="77777777" w:rsidR="00EA6F49" w:rsidRDefault="00EA6F49" w:rsidP="00EC5186">
            <w:pPr>
              <w:jc w:val="left"/>
            </w:pPr>
          </w:p>
        </w:tc>
        <w:tc>
          <w:tcPr>
            <w:tcW w:w="5756" w:type="dxa"/>
            <w:gridSpan w:val="2"/>
            <w:tcBorders>
              <w:left w:val="single" w:sz="4" w:space="0" w:color="549E39" w:themeColor="accent1"/>
            </w:tcBorders>
          </w:tcPr>
          <w:p w14:paraId="16922B2D"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Motivation</w:t>
            </w:r>
          </w:p>
        </w:tc>
        <w:tc>
          <w:tcPr>
            <w:tcW w:w="1985" w:type="dxa"/>
          </w:tcPr>
          <w:p w14:paraId="008F1E8A"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54E73E60"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66573B88" w14:textId="77777777" w:rsidR="00EA6F49" w:rsidRDefault="00EA6F49" w:rsidP="00EC5186">
            <w:pPr>
              <w:jc w:val="left"/>
            </w:pPr>
          </w:p>
        </w:tc>
        <w:tc>
          <w:tcPr>
            <w:tcW w:w="5756" w:type="dxa"/>
            <w:gridSpan w:val="2"/>
            <w:tcBorders>
              <w:left w:val="single" w:sz="4" w:space="0" w:color="549E39" w:themeColor="accent1"/>
            </w:tcBorders>
          </w:tcPr>
          <w:p w14:paraId="3B93C854"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Project Objectives</w:t>
            </w:r>
          </w:p>
        </w:tc>
        <w:tc>
          <w:tcPr>
            <w:tcW w:w="1985" w:type="dxa"/>
          </w:tcPr>
          <w:p w14:paraId="2F7920AC"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14:paraId="4B8B57DE"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val="restart"/>
            <w:tcBorders>
              <w:top w:val="single" w:sz="4" w:space="0" w:color="549E39" w:themeColor="accent1"/>
              <w:bottom w:val="single" w:sz="4" w:space="0" w:color="549E39" w:themeColor="accent1"/>
              <w:right w:val="single" w:sz="4" w:space="0" w:color="549E39" w:themeColor="accent1"/>
            </w:tcBorders>
          </w:tcPr>
          <w:p w14:paraId="4650C530" w14:textId="77777777" w:rsidR="00EA6F49" w:rsidRDefault="00EA6F49" w:rsidP="00EC5186">
            <w:pPr>
              <w:jc w:val="left"/>
            </w:pPr>
            <w:r>
              <w:t>Research</w:t>
            </w:r>
          </w:p>
        </w:tc>
        <w:tc>
          <w:tcPr>
            <w:tcW w:w="5756" w:type="dxa"/>
            <w:gridSpan w:val="2"/>
            <w:tcBorders>
              <w:left w:val="single" w:sz="4" w:space="0" w:color="549E39" w:themeColor="accent1"/>
            </w:tcBorders>
          </w:tcPr>
          <w:p w14:paraId="23A993E3"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Vibrations to be Simulated</w:t>
            </w:r>
          </w:p>
        </w:tc>
        <w:tc>
          <w:tcPr>
            <w:tcW w:w="1985" w:type="dxa"/>
          </w:tcPr>
          <w:p w14:paraId="3B9B2FF3"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49B840D8"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3BB6AA47" w14:textId="77777777" w:rsidR="00EA6F49" w:rsidRDefault="00EA6F49" w:rsidP="00EC5186">
            <w:pPr>
              <w:jc w:val="left"/>
            </w:pPr>
          </w:p>
        </w:tc>
        <w:tc>
          <w:tcPr>
            <w:tcW w:w="1648" w:type="dxa"/>
            <w:vMerge w:val="restart"/>
            <w:tcBorders>
              <w:left w:val="single" w:sz="4" w:space="0" w:color="549E39" w:themeColor="accent1"/>
              <w:right w:val="single" w:sz="4" w:space="0" w:color="549E39" w:themeColor="accent1"/>
            </w:tcBorders>
          </w:tcPr>
          <w:p w14:paraId="69AF3C55"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Methods of Simulation</w:t>
            </w:r>
          </w:p>
        </w:tc>
        <w:tc>
          <w:tcPr>
            <w:tcW w:w="4108" w:type="dxa"/>
            <w:tcBorders>
              <w:left w:val="single" w:sz="4" w:space="0" w:color="549E39" w:themeColor="accent1"/>
            </w:tcBorders>
          </w:tcPr>
          <w:p w14:paraId="02AA8138"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Earthquake Shake Table</w:t>
            </w:r>
          </w:p>
        </w:tc>
        <w:tc>
          <w:tcPr>
            <w:tcW w:w="1985" w:type="dxa"/>
          </w:tcPr>
          <w:p w14:paraId="622BE9E1"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14:paraId="432F407C"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3C9C82B9" w14:textId="77777777" w:rsidR="00EA6F49" w:rsidRDefault="00EA6F49" w:rsidP="00EC5186">
            <w:pPr>
              <w:jc w:val="left"/>
            </w:pPr>
          </w:p>
        </w:tc>
        <w:tc>
          <w:tcPr>
            <w:tcW w:w="1648" w:type="dxa"/>
            <w:vMerge/>
            <w:tcBorders>
              <w:left w:val="single" w:sz="4" w:space="0" w:color="549E39" w:themeColor="accent1"/>
            </w:tcBorders>
          </w:tcPr>
          <w:p w14:paraId="5B4FCE65"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p>
        </w:tc>
        <w:tc>
          <w:tcPr>
            <w:tcW w:w="4108" w:type="dxa"/>
            <w:tcBorders>
              <w:left w:val="single" w:sz="4" w:space="0" w:color="549E39" w:themeColor="accent1"/>
            </w:tcBorders>
          </w:tcPr>
          <w:p w14:paraId="1FADD4B5"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Sub-woofers and Haptic Transducer</w:t>
            </w:r>
          </w:p>
        </w:tc>
        <w:tc>
          <w:tcPr>
            <w:tcW w:w="1985" w:type="dxa"/>
          </w:tcPr>
          <w:p w14:paraId="6AC5D953"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3132C711"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06C9AE4A" w14:textId="77777777" w:rsidR="00EA6F49" w:rsidRDefault="00EA6F49" w:rsidP="00EC5186">
            <w:pPr>
              <w:jc w:val="left"/>
            </w:pPr>
          </w:p>
        </w:tc>
        <w:tc>
          <w:tcPr>
            <w:tcW w:w="1648" w:type="dxa"/>
            <w:vMerge/>
            <w:tcBorders>
              <w:left w:val="single" w:sz="4" w:space="0" w:color="549E39" w:themeColor="accent1"/>
            </w:tcBorders>
          </w:tcPr>
          <w:p w14:paraId="02300D2D"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p>
        </w:tc>
        <w:tc>
          <w:tcPr>
            <w:tcW w:w="4108" w:type="dxa"/>
            <w:tcBorders>
              <w:left w:val="single" w:sz="4" w:space="0" w:color="549E39" w:themeColor="accent1"/>
            </w:tcBorders>
          </w:tcPr>
          <w:p w14:paraId="087624FC"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DC Brushless Motor</w:t>
            </w:r>
          </w:p>
        </w:tc>
        <w:tc>
          <w:tcPr>
            <w:tcW w:w="1985" w:type="dxa"/>
          </w:tcPr>
          <w:p w14:paraId="37757C6A"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EA6F49" w14:paraId="5FAB40DD"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040B9632" w14:textId="77777777" w:rsidR="00EA6F49" w:rsidRDefault="00EA6F49" w:rsidP="00EC5186">
            <w:pPr>
              <w:jc w:val="left"/>
            </w:pPr>
          </w:p>
        </w:tc>
        <w:tc>
          <w:tcPr>
            <w:tcW w:w="1648" w:type="dxa"/>
            <w:vMerge/>
            <w:tcBorders>
              <w:left w:val="single" w:sz="4" w:space="0" w:color="549E39" w:themeColor="accent1"/>
            </w:tcBorders>
          </w:tcPr>
          <w:p w14:paraId="4B8DA66C"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p>
        </w:tc>
        <w:tc>
          <w:tcPr>
            <w:tcW w:w="4108" w:type="dxa"/>
            <w:tcBorders>
              <w:left w:val="single" w:sz="4" w:space="0" w:color="549E39" w:themeColor="accent1"/>
            </w:tcBorders>
          </w:tcPr>
          <w:p w14:paraId="14366829"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Stepper Motor and Fine Control Linear Actuator</w:t>
            </w:r>
          </w:p>
        </w:tc>
        <w:tc>
          <w:tcPr>
            <w:tcW w:w="1985" w:type="dxa"/>
          </w:tcPr>
          <w:p w14:paraId="0646A817"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35BA3182"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47E43534" w14:textId="77777777" w:rsidR="00EA6F49" w:rsidRDefault="00EA6F49" w:rsidP="00EC5186">
            <w:pPr>
              <w:jc w:val="left"/>
            </w:pPr>
          </w:p>
        </w:tc>
        <w:tc>
          <w:tcPr>
            <w:tcW w:w="1648" w:type="dxa"/>
            <w:vMerge w:val="restart"/>
            <w:tcBorders>
              <w:left w:val="single" w:sz="4" w:space="0" w:color="549E39" w:themeColor="accent1"/>
              <w:bottom w:val="nil"/>
              <w:right w:val="single" w:sz="4" w:space="0" w:color="549E39" w:themeColor="accent1"/>
            </w:tcBorders>
          </w:tcPr>
          <w:p w14:paraId="18D9DA58"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Software</w:t>
            </w:r>
          </w:p>
        </w:tc>
        <w:tc>
          <w:tcPr>
            <w:tcW w:w="4108" w:type="dxa"/>
            <w:tcBorders>
              <w:left w:val="single" w:sz="4" w:space="0" w:color="549E39" w:themeColor="accent1"/>
            </w:tcBorders>
          </w:tcPr>
          <w:p w14:paraId="789A1C43"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Database Options</w:t>
            </w:r>
          </w:p>
        </w:tc>
        <w:tc>
          <w:tcPr>
            <w:tcW w:w="1985" w:type="dxa"/>
          </w:tcPr>
          <w:p w14:paraId="4B3B1C51"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Shawaiz Khan</w:t>
            </w:r>
          </w:p>
        </w:tc>
      </w:tr>
      <w:tr w:rsidR="00EA6F49" w14:paraId="3D30987C"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430A1926" w14:textId="77777777" w:rsidR="00EA6F49" w:rsidRDefault="00EA6F49" w:rsidP="00EC5186">
            <w:pPr>
              <w:jc w:val="left"/>
            </w:pPr>
          </w:p>
        </w:tc>
        <w:tc>
          <w:tcPr>
            <w:tcW w:w="1648" w:type="dxa"/>
            <w:vMerge/>
            <w:tcBorders>
              <w:left w:val="single" w:sz="4" w:space="0" w:color="549E39" w:themeColor="accent1"/>
            </w:tcBorders>
          </w:tcPr>
          <w:p w14:paraId="7573A73C"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p>
        </w:tc>
        <w:tc>
          <w:tcPr>
            <w:tcW w:w="4108" w:type="dxa"/>
            <w:tcBorders>
              <w:left w:val="single" w:sz="4" w:space="0" w:color="549E39" w:themeColor="accent1"/>
            </w:tcBorders>
          </w:tcPr>
          <w:p w14:paraId="70E3A03B"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User Interface Framework</w:t>
            </w:r>
          </w:p>
        </w:tc>
        <w:tc>
          <w:tcPr>
            <w:tcW w:w="1985" w:type="dxa"/>
          </w:tcPr>
          <w:p w14:paraId="6786E5F3"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A6F49" w14:paraId="4F50145B"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0C569488" w14:textId="77777777" w:rsidR="00EA6F49" w:rsidRDefault="00EA6F49" w:rsidP="00EC5186">
            <w:pPr>
              <w:jc w:val="left"/>
            </w:pPr>
            <w:r>
              <w:t>System Design</w:t>
            </w:r>
          </w:p>
        </w:tc>
        <w:tc>
          <w:tcPr>
            <w:tcW w:w="5756" w:type="dxa"/>
            <w:gridSpan w:val="2"/>
            <w:tcBorders>
              <w:left w:val="single" w:sz="4" w:space="0" w:color="549E39" w:themeColor="accent1"/>
            </w:tcBorders>
          </w:tcPr>
          <w:p w14:paraId="708CE3D2"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Actuator Test Plan</w:t>
            </w:r>
          </w:p>
        </w:tc>
        <w:tc>
          <w:tcPr>
            <w:tcW w:w="1985" w:type="dxa"/>
          </w:tcPr>
          <w:p w14:paraId="680CD4E4"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14:paraId="110B6CDF"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Pr>
          <w:p w14:paraId="4E29C59E" w14:textId="77777777" w:rsidR="00EA6F49" w:rsidRDefault="00EA6F49" w:rsidP="00EC5186">
            <w:pPr>
              <w:jc w:val="left"/>
            </w:pPr>
          </w:p>
        </w:tc>
        <w:tc>
          <w:tcPr>
            <w:tcW w:w="5756" w:type="dxa"/>
            <w:gridSpan w:val="2"/>
            <w:tcBorders>
              <w:left w:val="single" w:sz="4" w:space="0" w:color="549E39" w:themeColor="accent1"/>
            </w:tcBorders>
          </w:tcPr>
          <w:p w14:paraId="338F2115"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Motor Test Plan</w:t>
            </w:r>
          </w:p>
        </w:tc>
        <w:tc>
          <w:tcPr>
            <w:tcW w:w="1985" w:type="dxa"/>
          </w:tcPr>
          <w:p w14:paraId="14F4DE93"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proofErr w:type="spellStart"/>
            <w:r>
              <w:t>Ranishka</w:t>
            </w:r>
            <w:proofErr w:type="spellEnd"/>
            <w:r>
              <w:t xml:space="preserve"> Fernando and Talal Jaber</w:t>
            </w:r>
          </w:p>
        </w:tc>
      </w:tr>
      <w:tr w:rsidR="00EA6F49" w14:paraId="67C2684C"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7E5C54B7" w14:textId="77777777" w:rsidR="00EA6F49" w:rsidRDefault="00EA6F49" w:rsidP="00EC5186">
            <w:pPr>
              <w:jc w:val="left"/>
            </w:pPr>
          </w:p>
        </w:tc>
        <w:tc>
          <w:tcPr>
            <w:tcW w:w="5756" w:type="dxa"/>
            <w:gridSpan w:val="2"/>
            <w:tcBorders>
              <w:left w:val="single" w:sz="4" w:space="0" w:color="549E39" w:themeColor="accent1"/>
            </w:tcBorders>
          </w:tcPr>
          <w:p w14:paraId="372AE90A"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Shake Table Test Plan</w:t>
            </w:r>
          </w:p>
        </w:tc>
        <w:tc>
          <w:tcPr>
            <w:tcW w:w="1985" w:type="dxa"/>
          </w:tcPr>
          <w:p w14:paraId="043B0884"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14:paraId="2F9F6C7D"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Pr>
          <w:p w14:paraId="28281C3A" w14:textId="77777777" w:rsidR="00EA6F49" w:rsidRDefault="00EA6F49" w:rsidP="00EC5186">
            <w:pPr>
              <w:jc w:val="left"/>
            </w:pPr>
          </w:p>
        </w:tc>
        <w:tc>
          <w:tcPr>
            <w:tcW w:w="5756" w:type="dxa"/>
            <w:gridSpan w:val="2"/>
            <w:tcBorders>
              <w:left w:val="single" w:sz="4" w:space="0" w:color="549E39" w:themeColor="accent1"/>
            </w:tcBorders>
          </w:tcPr>
          <w:p w14:paraId="25CFB723"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Measurements</w:t>
            </w:r>
          </w:p>
        </w:tc>
        <w:tc>
          <w:tcPr>
            <w:tcW w:w="1985" w:type="dxa"/>
          </w:tcPr>
          <w:p w14:paraId="2CB179EE"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46047576"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1211C6C3" w14:textId="77777777" w:rsidR="00EA6F49" w:rsidRDefault="00EA6F49" w:rsidP="00EC5186">
            <w:pPr>
              <w:jc w:val="left"/>
            </w:pPr>
          </w:p>
        </w:tc>
        <w:tc>
          <w:tcPr>
            <w:tcW w:w="5756" w:type="dxa"/>
            <w:gridSpan w:val="2"/>
            <w:tcBorders>
              <w:left w:val="single" w:sz="4" w:space="0" w:color="549E39" w:themeColor="accent1"/>
            </w:tcBorders>
          </w:tcPr>
          <w:p w14:paraId="4F02E807"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Database</w:t>
            </w:r>
          </w:p>
        </w:tc>
        <w:tc>
          <w:tcPr>
            <w:tcW w:w="1985" w:type="dxa"/>
          </w:tcPr>
          <w:p w14:paraId="3D8C2F6E"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Shawaiz Khan</w:t>
            </w:r>
          </w:p>
        </w:tc>
      </w:tr>
      <w:tr w:rsidR="00EA6F49" w14:paraId="2866866C"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Pr>
          <w:p w14:paraId="341B1C4A" w14:textId="77777777" w:rsidR="00EA6F49" w:rsidRDefault="00EA6F49" w:rsidP="00EC5186">
            <w:pPr>
              <w:jc w:val="left"/>
            </w:pPr>
          </w:p>
        </w:tc>
        <w:tc>
          <w:tcPr>
            <w:tcW w:w="5756" w:type="dxa"/>
            <w:gridSpan w:val="2"/>
            <w:tcBorders>
              <w:left w:val="single" w:sz="4" w:space="0" w:color="549E39" w:themeColor="accent1"/>
            </w:tcBorders>
          </w:tcPr>
          <w:p w14:paraId="0F19165B"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User Interface</w:t>
            </w:r>
          </w:p>
        </w:tc>
        <w:tc>
          <w:tcPr>
            <w:tcW w:w="1985" w:type="dxa"/>
          </w:tcPr>
          <w:p w14:paraId="507B61DF"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A6F49" w14:paraId="06D66793"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003FB1FC" w14:textId="77777777" w:rsidR="00EA6F49" w:rsidRDefault="00EA6F49" w:rsidP="00EC5186">
            <w:pPr>
              <w:jc w:val="left"/>
            </w:pPr>
          </w:p>
        </w:tc>
        <w:tc>
          <w:tcPr>
            <w:tcW w:w="5756" w:type="dxa"/>
            <w:gridSpan w:val="2"/>
            <w:tcBorders>
              <w:left w:val="single" w:sz="4" w:space="0" w:color="549E39" w:themeColor="accent1"/>
            </w:tcBorders>
          </w:tcPr>
          <w:p w14:paraId="269BAE5F"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Use Cases</w:t>
            </w:r>
          </w:p>
        </w:tc>
        <w:tc>
          <w:tcPr>
            <w:tcW w:w="1985" w:type="dxa"/>
          </w:tcPr>
          <w:p w14:paraId="3D7D313B"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Shawaiz Khan</w:t>
            </w:r>
          </w:p>
        </w:tc>
      </w:tr>
      <w:tr w:rsidR="00EA6F49" w14:paraId="25A0A70B"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Borders>
              <w:bottom w:val="single" w:sz="4" w:space="0" w:color="549E39" w:themeColor="accent1"/>
            </w:tcBorders>
          </w:tcPr>
          <w:p w14:paraId="6A501C49" w14:textId="77777777" w:rsidR="00EA6F49" w:rsidRDefault="00EA6F49" w:rsidP="00EC5186">
            <w:pPr>
              <w:jc w:val="left"/>
            </w:pPr>
          </w:p>
        </w:tc>
        <w:tc>
          <w:tcPr>
            <w:tcW w:w="5756" w:type="dxa"/>
            <w:gridSpan w:val="2"/>
            <w:tcBorders>
              <w:left w:val="single" w:sz="4" w:space="0" w:color="549E39" w:themeColor="accent1"/>
            </w:tcBorders>
          </w:tcPr>
          <w:p w14:paraId="1E5A0AF7"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Evaluation</w:t>
            </w:r>
          </w:p>
        </w:tc>
        <w:tc>
          <w:tcPr>
            <w:tcW w:w="1985" w:type="dxa"/>
          </w:tcPr>
          <w:p w14:paraId="7F637587"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 xml:space="preserve">Shawaiz Khan </w:t>
            </w:r>
          </w:p>
        </w:tc>
      </w:tr>
      <w:tr w:rsidR="00EA6F49" w14:paraId="262E88CF"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1F351329" w14:textId="77777777" w:rsidR="00EA6F49" w:rsidRDefault="00EA6F49" w:rsidP="00EC5186">
            <w:pPr>
              <w:jc w:val="left"/>
            </w:pPr>
            <w:r>
              <w:t>Work Plan</w:t>
            </w:r>
          </w:p>
        </w:tc>
        <w:tc>
          <w:tcPr>
            <w:tcW w:w="1648" w:type="dxa"/>
            <w:vMerge w:val="restart"/>
            <w:tcBorders>
              <w:left w:val="single" w:sz="4" w:space="0" w:color="549E39" w:themeColor="accent1"/>
              <w:bottom w:val="nil"/>
              <w:right w:val="single" w:sz="4" w:space="0" w:color="549E39" w:themeColor="accent1"/>
            </w:tcBorders>
          </w:tcPr>
          <w:p w14:paraId="522CCE48"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Project Team</w:t>
            </w:r>
          </w:p>
        </w:tc>
        <w:tc>
          <w:tcPr>
            <w:tcW w:w="4108" w:type="dxa"/>
            <w:tcBorders>
              <w:left w:val="single" w:sz="4" w:space="0" w:color="549E39" w:themeColor="accent1"/>
            </w:tcBorders>
          </w:tcPr>
          <w:p w14:paraId="1BF27773"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Roles and Tasks</w:t>
            </w:r>
          </w:p>
        </w:tc>
        <w:tc>
          <w:tcPr>
            <w:tcW w:w="1985" w:type="dxa"/>
          </w:tcPr>
          <w:p w14:paraId="3FDD41B5" w14:textId="77777777" w:rsidR="00EA6F49" w:rsidRDefault="00EA6F49" w:rsidP="00EC5186">
            <w:pPr>
              <w:spacing w:line="259" w:lineRule="auto"/>
              <w:jc w:val="left"/>
              <w:cnfStyle w:val="000000100000" w:firstRow="0" w:lastRow="0" w:firstColumn="0" w:lastColumn="0" w:oddVBand="0" w:evenVBand="0" w:oddHBand="1" w:evenHBand="0" w:firstRowFirstColumn="0" w:firstRowLastColumn="0" w:lastRowFirstColumn="0" w:lastRowLastColumn="0"/>
            </w:pPr>
            <w:r>
              <w:t>All Members</w:t>
            </w:r>
          </w:p>
        </w:tc>
      </w:tr>
      <w:tr w:rsidR="00EA6F49" w14:paraId="56E4E8F0"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62432EAF" w14:textId="77777777" w:rsidR="00EA6F49" w:rsidRDefault="00EA6F49" w:rsidP="00EC5186">
            <w:pPr>
              <w:jc w:val="left"/>
            </w:pPr>
          </w:p>
        </w:tc>
        <w:tc>
          <w:tcPr>
            <w:tcW w:w="1648" w:type="dxa"/>
            <w:vMerge/>
            <w:tcBorders>
              <w:left w:val="single" w:sz="4" w:space="0" w:color="549E39" w:themeColor="accent1"/>
            </w:tcBorders>
          </w:tcPr>
          <w:p w14:paraId="4662E656"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p>
        </w:tc>
        <w:tc>
          <w:tcPr>
            <w:tcW w:w="4108" w:type="dxa"/>
            <w:tcBorders>
              <w:left w:val="single" w:sz="4" w:space="0" w:color="549E39" w:themeColor="accent1"/>
            </w:tcBorders>
          </w:tcPr>
          <w:p w14:paraId="5B2B4742"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Collaboration</w:t>
            </w:r>
          </w:p>
        </w:tc>
        <w:tc>
          <w:tcPr>
            <w:tcW w:w="1985" w:type="dxa"/>
          </w:tcPr>
          <w:p w14:paraId="26599CE6"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78D5256A"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26C920AC" w14:textId="77777777" w:rsidR="00EA6F49" w:rsidRDefault="00EA6F49" w:rsidP="00EC5186">
            <w:pPr>
              <w:jc w:val="left"/>
            </w:pPr>
          </w:p>
        </w:tc>
        <w:tc>
          <w:tcPr>
            <w:tcW w:w="5756" w:type="dxa"/>
            <w:gridSpan w:val="2"/>
            <w:tcBorders>
              <w:left w:val="single" w:sz="4" w:space="0" w:color="549E39" w:themeColor="accent1"/>
            </w:tcBorders>
          </w:tcPr>
          <w:p w14:paraId="0CF72607"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Contributions</w:t>
            </w:r>
          </w:p>
        </w:tc>
        <w:tc>
          <w:tcPr>
            <w:tcW w:w="1985" w:type="dxa"/>
          </w:tcPr>
          <w:p w14:paraId="007A8F39"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14:paraId="66896730"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tcBorders>
          </w:tcPr>
          <w:p w14:paraId="24095E0E" w14:textId="77777777" w:rsidR="00EA6F49" w:rsidRDefault="00EA6F49" w:rsidP="00EC5186">
            <w:pPr>
              <w:jc w:val="left"/>
            </w:pPr>
          </w:p>
        </w:tc>
        <w:tc>
          <w:tcPr>
            <w:tcW w:w="5756" w:type="dxa"/>
            <w:gridSpan w:val="2"/>
            <w:tcBorders>
              <w:left w:val="single" w:sz="4" w:space="0" w:color="549E39" w:themeColor="accent1"/>
            </w:tcBorders>
          </w:tcPr>
          <w:p w14:paraId="1669F88F"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Project Milestones</w:t>
            </w:r>
          </w:p>
        </w:tc>
        <w:tc>
          <w:tcPr>
            <w:tcW w:w="1985" w:type="dxa"/>
          </w:tcPr>
          <w:p w14:paraId="7A7145A3"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Meia Copeland and Shawaiz Khan</w:t>
            </w:r>
          </w:p>
        </w:tc>
      </w:tr>
      <w:tr w:rsidR="00EA6F49" w14:paraId="2FD914DE"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404888B6" w14:textId="77777777" w:rsidR="00EA6F49" w:rsidRDefault="00EA6F49" w:rsidP="00EC5186">
            <w:pPr>
              <w:jc w:val="left"/>
            </w:pPr>
          </w:p>
        </w:tc>
        <w:tc>
          <w:tcPr>
            <w:tcW w:w="5756" w:type="dxa"/>
            <w:gridSpan w:val="2"/>
            <w:tcBorders>
              <w:left w:val="single" w:sz="4" w:space="0" w:color="549E39" w:themeColor="accent1"/>
            </w:tcBorders>
          </w:tcPr>
          <w:p w14:paraId="39B173A7"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Schedule of Activities/Gantt Chart</w:t>
            </w:r>
          </w:p>
        </w:tc>
        <w:tc>
          <w:tcPr>
            <w:tcW w:w="1985" w:type="dxa"/>
          </w:tcPr>
          <w:p w14:paraId="67AE96B9"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Meia Copeland and Shawaiz Khan</w:t>
            </w:r>
          </w:p>
        </w:tc>
      </w:tr>
      <w:tr w:rsidR="00EA6F49" w14:paraId="1FF1F551"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tcBorders>
          </w:tcPr>
          <w:p w14:paraId="36026470" w14:textId="77777777" w:rsidR="00EA6F49" w:rsidRDefault="00EA6F49" w:rsidP="00EC5186">
            <w:pPr>
              <w:jc w:val="left"/>
            </w:pPr>
          </w:p>
        </w:tc>
        <w:tc>
          <w:tcPr>
            <w:tcW w:w="5756" w:type="dxa"/>
            <w:gridSpan w:val="2"/>
            <w:tcBorders>
              <w:left w:val="single" w:sz="4" w:space="0" w:color="549E39" w:themeColor="accent1"/>
            </w:tcBorders>
          </w:tcPr>
          <w:p w14:paraId="14D3E3B9"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Risks and Mitigation Strategies</w:t>
            </w:r>
          </w:p>
        </w:tc>
        <w:tc>
          <w:tcPr>
            <w:tcW w:w="1985" w:type="dxa"/>
          </w:tcPr>
          <w:p w14:paraId="1FD3EB2E" w14:textId="77777777" w:rsidR="00EA6F49" w:rsidRDefault="00EA6F49" w:rsidP="00EC5186">
            <w:pPr>
              <w:jc w:val="left"/>
              <w:cnfStyle w:val="000000000000" w:firstRow="0" w:lastRow="0" w:firstColumn="0" w:lastColumn="0" w:oddVBand="0" w:evenVBand="0" w:oddHBand="0" w:evenHBand="0" w:firstRowFirstColumn="0" w:firstRowLastColumn="0" w:lastRowFirstColumn="0" w:lastRowLastColumn="0"/>
            </w:pPr>
            <w:r>
              <w:t>Meia Copeland and Shawaiz Khan</w:t>
            </w:r>
          </w:p>
        </w:tc>
      </w:tr>
      <w:tr w:rsidR="00EA6F49" w14:paraId="679E64A9"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205CE158" w14:textId="77777777" w:rsidR="00EA6F49" w:rsidRDefault="00EA6F49" w:rsidP="00EC5186">
            <w:pPr>
              <w:jc w:val="left"/>
            </w:pPr>
            <w:r>
              <w:lastRenderedPageBreak/>
              <w:t>Project Requirements</w:t>
            </w:r>
          </w:p>
        </w:tc>
        <w:tc>
          <w:tcPr>
            <w:tcW w:w="5756" w:type="dxa"/>
            <w:gridSpan w:val="2"/>
            <w:tcBorders>
              <w:left w:val="single" w:sz="4" w:space="0" w:color="549E39" w:themeColor="accent1"/>
            </w:tcBorders>
          </w:tcPr>
          <w:p w14:paraId="263DBA4C"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r>
              <w:t>Project Requirements</w:t>
            </w:r>
          </w:p>
        </w:tc>
        <w:tc>
          <w:tcPr>
            <w:tcW w:w="1985" w:type="dxa"/>
          </w:tcPr>
          <w:p w14:paraId="2920BA78" w14:textId="77777777" w:rsidR="00EA6F49" w:rsidRDefault="00EA6F49" w:rsidP="00EC5186">
            <w:pPr>
              <w:jc w:val="left"/>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 </w:t>
            </w:r>
            <w:proofErr w:type="spellStart"/>
            <w:r>
              <w:t>Shawaiz</w:t>
            </w:r>
            <w:proofErr w:type="spellEnd"/>
            <w:r>
              <w:t xml:space="preserve"> Khan, and Marwan </w:t>
            </w:r>
            <w:proofErr w:type="spellStart"/>
            <w:r>
              <w:t>Zeyada</w:t>
            </w:r>
            <w:proofErr w:type="spellEnd"/>
          </w:p>
        </w:tc>
      </w:tr>
      <w:tr w:rsidR="00EA6F49" w14:paraId="0C6548AB"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Pr>
          <w:p w14:paraId="428883C8" w14:textId="77777777" w:rsidR="00EA6F49" w:rsidRDefault="00EA6F49" w:rsidP="00EF3011"/>
        </w:tc>
        <w:tc>
          <w:tcPr>
            <w:tcW w:w="5756" w:type="dxa"/>
            <w:gridSpan w:val="2"/>
            <w:tcBorders>
              <w:left w:val="single" w:sz="4" w:space="0" w:color="549E39" w:themeColor="accent1"/>
            </w:tcBorders>
          </w:tcPr>
          <w:p w14:paraId="0A346813" w14:textId="77777777" w:rsidR="00EA6F49" w:rsidRDefault="00EA6F49" w:rsidP="00EF3011">
            <w:pPr>
              <w:cnfStyle w:val="000000000000" w:firstRow="0" w:lastRow="0" w:firstColumn="0" w:lastColumn="0" w:oddVBand="0" w:evenVBand="0" w:oddHBand="0" w:evenHBand="0" w:firstRowFirstColumn="0" w:firstRowLastColumn="0" w:lastRowFirstColumn="0" w:lastRowLastColumn="0"/>
            </w:pPr>
            <w:r>
              <w:t>Stretch Goals</w:t>
            </w:r>
          </w:p>
        </w:tc>
        <w:tc>
          <w:tcPr>
            <w:tcW w:w="1985" w:type="dxa"/>
          </w:tcPr>
          <w:p w14:paraId="17896145" w14:textId="77777777" w:rsidR="00EA6F49" w:rsidRDefault="00EA6F49" w:rsidP="00EF3011">
            <w:pPr>
              <w:cnfStyle w:val="000000000000" w:firstRow="0" w:lastRow="0" w:firstColumn="0" w:lastColumn="0" w:oddVBand="0" w:evenVBand="0" w:oddHBand="0" w:evenHBand="0" w:firstRowFirstColumn="0" w:firstRowLastColumn="0" w:lastRowFirstColumn="0" w:lastRowLastColumn="0"/>
            </w:pPr>
            <w:r>
              <w:t>Meia Copeland and Shawaiz Khan</w:t>
            </w:r>
          </w:p>
        </w:tc>
      </w:tr>
      <w:tr w:rsidR="00EA6F49" w14:paraId="211942B7"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24A18F3B" w14:textId="77777777" w:rsidR="00EA6F49" w:rsidRDefault="00EA6F49" w:rsidP="00EF3011">
            <w:r>
              <w:t>Budget Breakdown</w:t>
            </w:r>
          </w:p>
        </w:tc>
        <w:tc>
          <w:tcPr>
            <w:tcW w:w="5756" w:type="dxa"/>
            <w:gridSpan w:val="2"/>
            <w:tcBorders>
              <w:left w:val="single" w:sz="4" w:space="0" w:color="549E39" w:themeColor="accent1"/>
            </w:tcBorders>
          </w:tcPr>
          <w:p w14:paraId="65008C5E" w14:textId="77777777" w:rsidR="00EA6F49" w:rsidRDefault="00EA6F49" w:rsidP="00EF3011">
            <w:pPr>
              <w:cnfStyle w:val="000000100000" w:firstRow="0" w:lastRow="0" w:firstColumn="0" w:lastColumn="0" w:oddVBand="0" w:evenVBand="0" w:oddHBand="1" w:evenHBand="0" w:firstRowFirstColumn="0" w:firstRowLastColumn="0" w:lastRowFirstColumn="0" w:lastRowLastColumn="0"/>
            </w:pPr>
            <w:r>
              <w:t>Hardware</w:t>
            </w:r>
          </w:p>
        </w:tc>
        <w:tc>
          <w:tcPr>
            <w:tcW w:w="1985" w:type="dxa"/>
          </w:tcPr>
          <w:p w14:paraId="6115EC5B" w14:textId="77777777" w:rsidR="00EA6F49" w:rsidRDefault="00EA6F49" w:rsidP="00EF3011">
            <w:pPr>
              <w:cnfStyle w:val="000000100000" w:firstRow="0" w:lastRow="0" w:firstColumn="0" w:lastColumn="0" w:oddVBand="0" w:evenVBand="0" w:oddHBand="1" w:evenHBand="0" w:firstRowFirstColumn="0" w:firstRowLastColumn="0" w:lastRowFirstColumn="0" w:lastRowLastColumn="0"/>
            </w:pPr>
            <w:r>
              <w:t>Meia Copeland</w:t>
            </w:r>
          </w:p>
        </w:tc>
      </w:tr>
      <w:tr w:rsidR="00EA6F49" w14:paraId="4FDE81CF" w14:textId="77777777" w:rsidTr="00C84943">
        <w:tc>
          <w:tcPr>
            <w:cnfStyle w:val="001000000000" w:firstRow="0" w:lastRow="0" w:firstColumn="1" w:lastColumn="0" w:oddVBand="0" w:evenVBand="0" w:oddHBand="0" w:evenHBand="0" w:firstRowFirstColumn="0" w:firstRowLastColumn="0" w:lastRowFirstColumn="0" w:lastRowLastColumn="0"/>
            <w:tcW w:w="1619" w:type="dxa"/>
            <w:vMerge/>
          </w:tcPr>
          <w:p w14:paraId="61213048" w14:textId="77777777" w:rsidR="00EA6F49" w:rsidRDefault="00EA6F49" w:rsidP="00EF3011"/>
        </w:tc>
        <w:tc>
          <w:tcPr>
            <w:tcW w:w="5756" w:type="dxa"/>
            <w:gridSpan w:val="2"/>
            <w:tcBorders>
              <w:left w:val="single" w:sz="4" w:space="0" w:color="549E39" w:themeColor="accent1"/>
            </w:tcBorders>
          </w:tcPr>
          <w:p w14:paraId="51463723" w14:textId="77777777" w:rsidR="00EA6F49" w:rsidRDefault="00EA6F49" w:rsidP="00EF3011">
            <w:pPr>
              <w:cnfStyle w:val="000000000000" w:firstRow="0" w:lastRow="0" w:firstColumn="0" w:lastColumn="0" w:oddVBand="0" w:evenVBand="0" w:oddHBand="0" w:evenHBand="0" w:firstRowFirstColumn="0" w:firstRowLastColumn="0" w:lastRowFirstColumn="0" w:lastRowLastColumn="0"/>
            </w:pPr>
            <w:r>
              <w:t>Services</w:t>
            </w:r>
          </w:p>
        </w:tc>
        <w:tc>
          <w:tcPr>
            <w:tcW w:w="1985" w:type="dxa"/>
          </w:tcPr>
          <w:p w14:paraId="0DBE12A8" w14:textId="77777777" w:rsidR="00EA6F49" w:rsidRDefault="00EA6F49" w:rsidP="00EF3011">
            <w:pPr>
              <w:cnfStyle w:val="000000000000" w:firstRow="0" w:lastRow="0" w:firstColumn="0" w:lastColumn="0" w:oddVBand="0" w:evenVBand="0" w:oddHBand="0" w:evenHBand="0" w:firstRowFirstColumn="0" w:firstRowLastColumn="0" w:lastRowFirstColumn="0" w:lastRowLastColumn="0"/>
            </w:pPr>
            <w:r>
              <w:t>Meia Copeland</w:t>
            </w:r>
          </w:p>
        </w:tc>
      </w:tr>
      <w:tr w:rsidR="00EA6F49" w14:paraId="0B964F34" w14:textId="77777777" w:rsidTr="00C8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gridSpan w:val="3"/>
          </w:tcPr>
          <w:p w14:paraId="2626C6AE" w14:textId="77777777" w:rsidR="00EA6F49" w:rsidRDefault="00EA6F49" w:rsidP="00EF3011">
            <w:r>
              <w:t>Conclusion</w:t>
            </w:r>
          </w:p>
        </w:tc>
        <w:tc>
          <w:tcPr>
            <w:tcW w:w="1985" w:type="dxa"/>
          </w:tcPr>
          <w:p w14:paraId="38A0CAF1" w14:textId="77777777" w:rsidR="00EA6F49" w:rsidRDefault="00EA6F49" w:rsidP="00EF3011">
            <w:pPr>
              <w:cnfStyle w:val="000000100000" w:firstRow="0" w:lastRow="0" w:firstColumn="0" w:lastColumn="0" w:oddVBand="0" w:evenVBand="0" w:oddHBand="1" w:evenHBand="0" w:firstRowFirstColumn="0" w:firstRowLastColumn="0" w:lastRowFirstColumn="0" w:lastRowLastColumn="0"/>
            </w:pPr>
            <w:r>
              <w:t>Meia Copeland</w:t>
            </w:r>
          </w:p>
        </w:tc>
      </w:tr>
    </w:tbl>
    <w:p w14:paraId="208CC92A" w14:textId="77777777" w:rsidR="00EA6F49" w:rsidRDefault="00EA6F49" w:rsidP="00EA6F49">
      <w:pPr>
        <w:rPr>
          <w:lang w:val="en-CA"/>
        </w:rPr>
      </w:pPr>
    </w:p>
    <w:p w14:paraId="05070157" w14:textId="3CE5D89A" w:rsidR="00C201DD" w:rsidRPr="008549EF" w:rsidRDefault="00C201DD" w:rsidP="008549EF">
      <w:pPr>
        <w:pStyle w:val="Heading4"/>
      </w:pPr>
      <w:r>
        <w:t xml:space="preserve">2.5.2.2 </w:t>
      </w:r>
      <w:commentRangeStart w:id="60"/>
      <w:r>
        <w:t>Progress Report</w:t>
      </w:r>
      <w:commentRangeEnd w:id="60"/>
      <w:r w:rsidR="00220CF2">
        <w:rPr>
          <w:rStyle w:val="CommentReference"/>
          <w:rFonts w:eastAsiaTheme="minorHAnsi" w:cstheme="minorBidi"/>
          <w:i w:val="0"/>
          <w:iCs w:val="0"/>
          <w:color w:val="auto"/>
        </w:rPr>
        <w:commentReference w:id="60"/>
      </w:r>
    </w:p>
    <w:p w14:paraId="4F4DA72C" w14:textId="2C1E9EE4" w:rsidR="00EA6F49" w:rsidRDefault="00EA6F49" w:rsidP="00EA6F49">
      <w:pPr>
        <w:pStyle w:val="Caption"/>
        <w:keepNext/>
      </w:pPr>
      <w:r>
        <w:t xml:space="preserve">Table </w:t>
      </w:r>
      <w:r>
        <w:fldChar w:fldCharType="begin"/>
      </w:r>
      <w:r>
        <w:instrText>SEQ Table \* ARABIC</w:instrText>
      </w:r>
      <w:r>
        <w:fldChar w:fldCharType="separate"/>
      </w:r>
      <w:r w:rsidR="00097D61">
        <w:rPr>
          <w:noProof/>
        </w:rPr>
        <w:t>4</w:t>
      </w:r>
      <w:r>
        <w:fldChar w:fldCharType="end"/>
      </w:r>
      <w:r>
        <w:t xml:space="preserve"> - Contributions from each team member to the Progress Report document</w:t>
      </w:r>
      <w:r w:rsidR="00261FF7">
        <w:t>.</w:t>
      </w:r>
    </w:p>
    <w:tbl>
      <w:tblPr>
        <w:tblStyle w:val="ListTable3-Accent1"/>
        <w:tblW w:w="9360" w:type="dxa"/>
        <w:tblLook w:val="04A0" w:firstRow="1" w:lastRow="0" w:firstColumn="1" w:lastColumn="0" w:noHBand="0" w:noVBand="1"/>
      </w:tblPr>
      <w:tblGrid>
        <w:gridCol w:w="1619"/>
        <w:gridCol w:w="2709"/>
        <w:gridCol w:w="2709"/>
        <w:gridCol w:w="2323"/>
      </w:tblGrid>
      <w:tr w:rsidR="00EA6F49" w14:paraId="71E8836C" w14:textId="77777777" w:rsidTr="5C7990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37" w:type="dxa"/>
            <w:gridSpan w:val="3"/>
          </w:tcPr>
          <w:p w14:paraId="51E0E9F2" w14:textId="77777777" w:rsidR="00EA6F49" w:rsidRDefault="00EA6F49" w:rsidP="00EF3011">
            <w:r>
              <w:t>Progress Report</w:t>
            </w:r>
          </w:p>
        </w:tc>
        <w:tc>
          <w:tcPr>
            <w:tcW w:w="2323" w:type="dxa"/>
          </w:tcPr>
          <w:p w14:paraId="3C7BBC03" w14:textId="77777777" w:rsidR="00EA6F49" w:rsidRDefault="00EA6F49" w:rsidP="00EF3011">
            <w:pPr>
              <w:cnfStyle w:val="100000000000" w:firstRow="1" w:lastRow="0" w:firstColumn="0" w:lastColumn="0" w:oddVBand="0" w:evenVBand="0" w:oddHBand="0" w:evenHBand="0" w:firstRowFirstColumn="0" w:firstRowLastColumn="0" w:lastRowFirstColumn="0" w:lastRowLastColumn="0"/>
            </w:pPr>
            <w:r>
              <w:t>Contributor</w:t>
            </w:r>
          </w:p>
        </w:tc>
      </w:tr>
      <w:tr w:rsidR="00EA6F49" w14:paraId="1975EFA2"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0006B941" w14:textId="77777777" w:rsidR="00EA6F49" w:rsidRDefault="00EA6F49" w:rsidP="00060441">
            <w:pPr>
              <w:jc w:val="left"/>
            </w:pPr>
            <w:r>
              <w:t>Introduction</w:t>
            </w:r>
          </w:p>
        </w:tc>
        <w:tc>
          <w:tcPr>
            <w:tcW w:w="5418" w:type="dxa"/>
            <w:gridSpan w:val="2"/>
            <w:tcBorders>
              <w:left w:val="single" w:sz="4" w:space="0" w:color="549E39" w:themeColor="accent1"/>
            </w:tcBorders>
          </w:tcPr>
          <w:p w14:paraId="1CFD9F33" w14:textId="1387C2A8" w:rsidR="00EA6F49" w:rsidRDefault="00A22663" w:rsidP="00060441">
            <w:pPr>
              <w:jc w:val="left"/>
              <w:cnfStyle w:val="000000100000" w:firstRow="0" w:lastRow="0" w:firstColumn="0" w:lastColumn="0" w:oddVBand="0" w:evenVBand="0" w:oddHBand="1" w:evenHBand="0" w:firstRowFirstColumn="0" w:firstRowLastColumn="0" w:lastRowFirstColumn="0" w:lastRowLastColumn="0"/>
            </w:pPr>
            <w:r>
              <w:t>Background</w:t>
            </w:r>
          </w:p>
        </w:tc>
        <w:tc>
          <w:tcPr>
            <w:tcW w:w="2323" w:type="dxa"/>
          </w:tcPr>
          <w:p w14:paraId="48D11DED" w14:textId="47CD4565" w:rsidR="00EA6F49" w:rsidRDefault="00FD709C" w:rsidP="00060441">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14:paraId="3061FF71"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5C76C7DB" w14:textId="77777777" w:rsidR="00EA6F49" w:rsidRDefault="00EA6F49" w:rsidP="00060441">
            <w:pPr>
              <w:jc w:val="left"/>
            </w:pPr>
          </w:p>
        </w:tc>
        <w:tc>
          <w:tcPr>
            <w:tcW w:w="5418" w:type="dxa"/>
            <w:gridSpan w:val="2"/>
            <w:tcBorders>
              <w:left w:val="single" w:sz="4" w:space="0" w:color="549E39" w:themeColor="accent1"/>
            </w:tcBorders>
          </w:tcPr>
          <w:p w14:paraId="53DE0AA1" w14:textId="20D444F8" w:rsidR="00EA6F49" w:rsidRDefault="00A22663" w:rsidP="00060441">
            <w:pPr>
              <w:jc w:val="left"/>
              <w:cnfStyle w:val="000000000000" w:firstRow="0" w:lastRow="0" w:firstColumn="0" w:lastColumn="0" w:oddVBand="0" w:evenVBand="0" w:oddHBand="0" w:evenHBand="0" w:firstRowFirstColumn="0" w:firstRowLastColumn="0" w:lastRowFirstColumn="0" w:lastRowLastColumn="0"/>
            </w:pPr>
            <w:r>
              <w:t>Motivation</w:t>
            </w:r>
          </w:p>
        </w:tc>
        <w:tc>
          <w:tcPr>
            <w:tcW w:w="2323" w:type="dxa"/>
          </w:tcPr>
          <w:p w14:paraId="084A95D0" w14:textId="32D741A4" w:rsidR="00EA6F49" w:rsidRDefault="00FD709C" w:rsidP="00060441">
            <w:pPr>
              <w:jc w:val="left"/>
              <w:cnfStyle w:val="000000000000" w:firstRow="0" w:lastRow="0" w:firstColumn="0" w:lastColumn="0" w:oddVBand="0" w:evenVBand="0" w:oddHBand="0" w:evenHBand="0" w:firstRowFirstColumn="0" w:firstRowLastColumn="0" w:lastRowFirstColumn="0" w:lastRowLastColumn="0"/>
            </w:pPr>
            <w:r>
              <w:t>Meia Copeland</w:t>
            </w:r>
          </w:p>
        </w:tc>
      </w:tr>
      <w:tr w:rsidR="00A22663" w14:paraId="46B46F5D"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382B6680" w14:textId="77777777" w:rsidR="00A22663" w:rsidRDefault="00A22663" w:rsidP="00060441">
            <w:pPr>
              <w:jc w:val="left"/>
            </w:pPr>
          </w:p>
        </w:tc>
        <w:tc>
          <w:tcPr>
            <w:tcW w:w="5418" w:type="dxa"/>
            <w:gridSpan w:val="2"/>
            <w:tcBorders>
              <w:left w:val="single" w:sz="4" w:space="0" w:color="549E39" w:themeColor="accent1"/>
            </w:tcBorders>
          </w:tcPr>
          <w:p w14:paraId="74081177" w14:textId="299E678D" w:rsidR="00A22663" w:rsidRDefault="00A22663" w:rsidP="00060441">
            <w:pPr>
              <w:jc w:val="left"/>
              <w:cnfStyle w:val="000000100000" w:firstRow="0" w:lastRow="0" w:firstColumn="0" w:lastColumn="0" w:oddVBand="0" w:evenVBand="0" w:oddHBand="1" w:evenHBand="0" w:firstRowFirstColumn="0" w:firstRowLastColumn="0" w:lastRowFirstColumn="0" w:lastRowLastColumn="0"/>
            </w:pPr>
            <w:r>
              <w:t>Project Objectives</w:t>
            </w:r>
          </w:p>
        </w:tc>
        <w:tc>
          <w:tcPr>
            <w:tcW w:w="2323" w:type="dxa"/>
          </w:tcPr>
          <w:p w14:paraId="749301AE" w14:textId="4F47D486" w:rsidR="00A22663" w:rsidRDefault="00FD709C" w:rsidP="00060441">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14:paraId="4F93A1E9"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3A915257" w14:textId="77777777" w:rsidR="00EA6F49" w:rsidRDefault="00EA6F49" w:rsidP="00060441">
            <w:pPr>
              <w:jc w:val="left"/>
            </w:pPr>
          </w:p>
        </w:tc>
        <w:tc>
          <w:tcPr>
            <w:tcW w:w="5418" w:type="dxa"/>
            <w:gridSpan w:val="2"/>
            <w:tcBorders>
              <w:left w:val="single" w:sz="4" w:space="0" w:color="549E39" w:themeColor="accent1"/>
            </w:tcBorders>
          </w:tcPr>
          <w:p w14:paraId="7410A799" w14:textId="11691163" w:rsidR="00EA6F49" w:rsidRDefault="00A22663" w:rsidP="00060441">
            <w:pPr>
              <w:jc w:val="left"/>
              <w:cnfStyle w:val="000000000000" w:firstRow="0" w:lastRow="0" w:firstColumn="0" w:lastColumn="0" w:oddVBand="0" w:evenVBand="0" w:oddHBand="0" w:evenHBand="0" w:firstRowFirstColumn="0" w:firstRowLastColumn="0" w:lastRowFirstColumn="0" w:lastRowLastColumn="0"/>
            </w:pPr>
            <w:r>
              <w:t>Report Summary</w:t>
            </w:r>
          </w:p>
        </w:tc>
        <w:tc>
          <w:tcPr>
            <w:tcW w:w="2323" w:type="dxa"/>
          </w:tcPr>
          <w:p w14:paraId="3DFA8A2C" w14:textId="3C8D8C9B" w:rsidR="00EA6F49" w:rsidRDefault="00FD709C" w:rsidP="00060441">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024AEC35"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6DB73F02" w14:textId="3B6EC51C" w:rsidR="00EA6F49" w:rsidRDefault="00A22663" w:rsidP="00060441">
            <w:pPr>
              <w:jc w:val="left"/>
            </w:pPr>
            <w:r>
              <w:t>The Engineering Project</w:t>
            </w:r>
          </w:p>
        </w:tc>
        <w:tc>
          <w:tcPr>
            <w:tcW w:w="5418" w:type="dxa"/>
            <w:gridSpan w:val="2"/>
            <w:tcBorders>
              <w:left w:val="single" w:sz="4" w:space="0" w:color="549E39" w:themeColor="accent1"/>
            </w:tcBorders>
          </w:tcPr>
          <w:p w14:paraId="29F927FD" w14:textId="77144623" w:rsidR="00EA6F49" w:rsidRDefault="00A22663" w:rsidP="00060441">
            <w:pPr>
              <w:jc w:val="left"/>
              <w:cnfStyle w:val="000000100000" w:firstRow="0" w:lastRow="0" w:firstColumn="0" w:lastColumn="0" w:oddVBand="0" w:evenVBand="0" w:oddHBand="1" w:evenHBand="0" w:firstRowFirstColumn="0" w:firstRowLastColumn="0" w:lastRowFirstColumn="0" w:lastRowLastColumn="0"/>
            </w:pPr>
            <w:r>
              <w:t>Health and Safety</w:t>
            </w:r>
          </w:p>
        </w:tc>
        <w:tc>
          <w:tcPr>
            <w:tcW w:w="2323" w:type="dxa"/>
          </w:tcPr>
          <w:p w14:paraId="567FDCEA" w14:textId="7A718869" w:rsidR="00EA6F49" w:rsidRDefault="00FD709C" w:rsidP="00060441">
            <w:pPr>
              <w:jc w:val="left"/>
              <w:cnfStyle w:val="000000100000" w:firstRow="0" w:lastRow="0" w:firstColumn="0" w:lastColumn="0" w:oddVBand="0" w:evenVBand="0" w:oddHBand="1" w:evenHBand="0" w:firstRowFirstColumn="0" w:firstRowLastColumn="0" w:lastRowFirstColumn="0" w:lastRowLastColumn="0"/>
            </w:pPr>
            <w:r>
              <w:t>Shawaiz Khan</w:t>
            </w:r>
          </w:p>
        </w:tc>
      </w:tr>
      <w:tr w:rsidR="00A22663" w14:paraId="6B33B0AB"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0F544FA6" w14:textId="77777777" w:rsidR="00A22663" w:rsidRDefault="00A22663" w:rsidP="00060441">
            <w:pPr>
              <w:jc w:val="left"/>
            </w:pPr>
          </w:p>
        </w:tc>
        <w:tc>
          <w:tcPr>
            <w:tcW w:w="5418" w:type="dxa"/>
            <w:gridSpan w:val="2"/>
            <w:tcBorders>
              <w:left w:val="single" w:sz="4" w:space="0" w:color="549E39" w:themeColor="accent1"/>
            </w:tcBorders>
          </w:tcPr>
          <w:p w14:paraId="464D56A1" w14:textId="2D748641" w:rsidR="00A22663" w:rsidRDefault="00A22663" w:rsidP="00060441">
            <w:pPr>
              <w:jc w:val="left"/>
              <w:cnfStyle w:val="000000000000" w:firstRow="0" w:lastRow="0" w:firstColumn="0" w:lastColumn="0" w:oddVBand="0" w:evenVBand="0" w:oddHBand="0" w:evenHBand="0" w:firstRowFirstColumn="0" w:firstRowLastColumn="0" w:lastRowFirstColumn="0" w:lastRowLastColumn="0"/>
            </w:pPr>
            <w:r>
              <w:t>Engineering Professionalism</w:t>
            </w:r>
          </w:p>
        </w:tc>
        <w:tc>
          <w:tcPr>
            <w:tcW w:w="2323" w:type="dxa"/>
          </w:tcPr>
          <w:p w14:paraId="20014152" w14:textId="6AC0E9A8" w:rsidR="00A22663" w:rsidRDefault="00C46068" w:rsidP="00060441">
            <w:pPr>
              <w:jc w:val="left"/>
              <w:cnfStyle w:val="000000000000" w:firstRow="0" w:lastRow="0" w:firstColumn="0" w:lastColumn="0" w:oddVBand="0" w:evenVBand="0" w:oddHBand="0" w:evenHBand="0" w:firstRowFirstColumn="0" w:firstRowLastColumn="0" w:lastRowFirstColumn="0" w:lastRowLastColumn="0"/>
            </w:pPr>
            <w:r>
              <w:t>TBD</w:t>
            </w:r>
          </w:p>
        </w:tc>
      </w:tr>
      <w:tr w:rsidR="00FF3A25" w14:paraId="32602B43"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390D6DB5" w14:textId="77777777" w:rsidR="00FF3A25" w:rsidRDefault="00FF3A25" w:rsidP="00060441">
            <w:pPr>
              <w:jc w:val="left"/>
            </w:pPr>
          </w:p>
        </w:tc>
        <w:tc>
          <w:tcPr>
            <w:tcW w:w="5418" w:type="dxa"/>
            <w:gridSpan w:val="2"/>
            <w:tcBorders>
              <w:left w:val="single" w:sz="4" w:space="0" w:color="549E39" w:themeColor="accent1"/>
            </w:tcBorders>
          </w:tcPr>
          <w:p w14:paraId="6EE4EB6C" w14:textId="64BA204F" w:rsidR="00FF3A25" w:rsidRDefault="00FF3A25" w:rsidP="00060441">
            <w:pPr>
              <w:jc w:val="left"/>
              <w:cnfStyle w:val="000000100000" w:firstRow="0" w:lastRow="0" w:firstColumn="0" w:lastColumn="0" w:oddVBand="0" w:evenVBand="0" w:oddHBand="1" w:evenHBand="0" w:firstRowFirstColumn="0" w:firstRowLastColumn="0" w:lastRowFirstColumn="0" w:lastRowLastColumn="0"/>
            </w:pPr>
            <w:r>
              <w:t>Project Management</w:t>
            </w:r>
          </w:p>
        </w:tc>
        <w:tc>
          <w:tcPr>
            <w:tcW w:w="2323" w:type="dxa"/>
          </w:tcPr>
          <w:p w14:paraId="5F28916F" w14:textId="76C0F820" w:rsidR="00FF3A25" w:rsidRDefault="70535E44" w:rsidP="00060441">
            <w:pPr>
              <w:jc w:val="left"/>
              <w:cnfStyle w:val="000000100000" w:firstRow="0" w:lastRow="0" w:firstColumn="0" w:lastColumn="0" w:oddVBand="0" w:evenVBand="0" w:oddHBand="1" w:evenHBand="0" w:firstRowFirstColumn="0" w:firstRowLastColumn="0" w:lastRowFirstColumn="0" w:lastRowLastColumn="0"/>
            </w:pPr>
            <w:r>
              <w:t>Shawaiz Khan</w:t>
            </w:r>
          </w:p>
        </w:tc>
      </w:tr>
      <w:tr w:rsidR="00FF3A25" w14:paraId="2E583A45"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2E687E4F" w14:textId="77777777" w:rsidR="00FF3A25" w:rsidRDefault="00FF3A25" w:rsidP="00060441">
            <w:pPr>
              <w:jc w:val="left"/>
            </w:pPr>
          </w:p>
        </w:tc>
        <w:tc>
          <w:tcPr>
            <w:tcW w:w="5418" w:type="dxa"/>
            <w:gridSpan w:val="2"/>
            <w:tcBorders>
              <w:left w:val="single" w:sz="4" w:space="0" w:color="549E39" w:themeColor="accent1"/>
            </w:tcBorders>
          </w:tcPr>
          <w:p w14:paraId="342D9F19" w14:textId="42A37AE6" w:rsidR="00FF3A25" w:rsidRDefault="00FF3A25" w:rsidP="00060441">
            <w:pPr>
              <w:jc w:val="left"/>
              <w:cnfStyle w:val="000000000000" w:firstRow="0" w:lastRow="0" w:firstColumn="0" w:lastColumn="0" w:oddVBand="0" w:evenVBand="0" w:oddHBand="0" w:evenHBand="0" w:firstRowFirstColumn="0" w:firstRowLastColumn="0" w:lastRowFirstColumn="0" w:lastRowLastColumn="0"/>
            </w:pPr>
            <w:r>
              <w:t>Justification and Suitability for Degree Program</w:t>
            </w:r>
          </w:p>
        </w:tc>
        <w:tc>
          <w:tcPr>
            <w:tcW w:w="2323" w:type="dxa"/>
          </w:tcPr>
          <w:p w14:paraId="553D5E51" w14:textId="2A5C2001" w:rsidR="00FF3A25" w:rsidRDefault="00C46068" w:rsidP="00060441">
            <w:pPr>
              <w:jc w:val="left"/>
              <w:cnfStyle w:val="000000000000" w:firstRow="0" w:lastRow="0" w:firstColumn="0" w:lastColumn="0" w:oddVBand="0" w:evenVBand="0" w:oddHBand="0" w:evenHBand="0" w:firstRowFirstColumn="0" w:firstRowLastColumn="0" w:lastRowFirstColumn="0" w:lastRowLastColumn="0"/>
            </w:pPr>
            <w:r>
              <w:t>All members</w:t>
            </w:r>
          </w:p>
        </w:tc>
      </w:tr>
      <w:tr w:rsidR="00B25448" w14:paraId="0DB4C73D"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09C031AD" w14:textId="77777777" w:rsidR="00B25448" w:rsidRDefault="00B25448" w:rsidP="00060441">
            <w:pPr>
              <w:jc w:val="left"/>
            </w:pPr>
          </w:p>
        </w:tc>
        <w:tc>
          <w:tcPr>
            <w:tcW w:w="2709" w:type="dxa"/>
            <w:vMerge w:val="restart"/>
            <w:tcBorders>
              <w:left w:val="single" w:sz="4" w:space="0" w:color="549E39" w:themeColor="accent1"/>
            </w:tcBorders>
          </w:tcPr>
          <w:p w14:paraId="7F8A4638" w14:textId="77777777" w:rsidR="00B25448" w:rsidRDefault="00B25448" w:rsidP="00060441">
            <w:pPr>
              <w:jc w:val="left"/>
              <w:cnfStyle w:val="000000100000" w:firstRow="0" w:lastRow="0" w:firstColumn="0" w:lastColumn="0" w:oddVBand="0" w:evenVBand="0" w:oddHBand="1" w:evenHBand="0" w:firstRowFirstColumn="0" w:firstRowLastColumn="0" w:lastRowFirstColumn="0" w:lastRowLastColumn="0"/>
              <w:rPr>
                <w:iCs w:val="0"/>
              </w:rPr>
            </w:pPr>
            <w:r>
              <w:t>Individual Contributions</w:t>
            </w:r>
          </w:p>
        </w:tc>
        <w:tc>
          <w:tcPr>
            <w:tcW w:w="2709" w:type="dxa"/>
            <w:tcBorders>
              <w:left w:val="single" w:sz="4" w:space="0" w:color="549E39" w:themeColor="accent1"/>
            </w:tcBorders>
          </w:tcPr>
          <w:p w14:paraId="4F033A2D" w14:textId="0CF05F39" w:rsidR="00B25448" w:rsidRDefault="00B25448" w:rsidP="00060441">
            <w:pPr>
              <w:jc w:val="left"/>
              <w:cnfStyle w:val="000000100000" w:firstRow="0" w:lastRow="0" w:firstColumn="0" w:lastColumn="0" w:oddVBand="0" w:evenVBand="0" w:oddHBand="1" w:evenHBand="0" w:firstRowFirstColumn="0" w:firstRowLastColumn="0" w:lastRowFirstColumn="0" w:lastRowLastColumn="0"/>
            </w:pPr>
            <w:r>
              <w:t>Project Contributions</w:t>
            </w:r>
          </w:p>
        </w:tc>
        <w:tc>
          <w:tcPr>
            <w:tcW w:w="2323" w:type="dxa"/>
          </w:tcPr>
          <w:p w14:paraId="49DBBB7F" w14:textId="75B252A9" w:rsidR="00B25448" w:rsidRDefault="00C46068" w:rsidP="00060441">
            <w:pPr>
              <w:jc w:val="left"/>
              <w:cnfStyle w:val="000000100000" w:firstRow="0" w:lastRow="0" w:firstColumn="0" w:lastColumn="0" w:oddVBand="0" w:evenVBand="0" w:oddHBand="1" w:evenHBand="0" w:firstRowFirstColumn="0" w:firstRowLastColumn="0" w:lastRowFirstColumn="0" w:lastRowLastColumn="0"/>
            </w:pPr>
            <w:r>
              <w:t>Meia Copeland</w:t>
            </w:r>
          </w:p>
        </w:tc>
      </w:tr>
      <w:tr w:rsidR="00B25448" w14:paraId="30BF304B"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79EFE9D9" w14:textId="77777777" w:rsidR="00B25448" w:rsidRDefault="00B25448" w:rsidP="00060441">
            <w:pPr>
              <w:jc w:val="left"/>
            </w:pPr>
          </w:p>
        </w:tc>
        <w:tc>
          <w:tcPr>
            <w:tcW w:w="2709" w:type="dxa"/>
            <w:vMerge/>
          </w:tcPr>
          <w:p w14:paraId="03EB302F" w14:textId="77777777" w:rsidR="00B25448" w:rsidRDefault="00B25448" w:rsidP="00060441">
            <w:pPr>
              <w:jc w:val="left"/>
              <w:cnfStyle w:val="000000000000" w:firstRow="0" w:lastRow="0" w:firstColumn="0" w:lastColumn="0" w:oddVBand="0" w:evenVBand="0" w:oddHBand="0" w:evenHBand="0" w:firstRowFirstColumn="0" w:firstRowLastColumn="0" w:lastRowFirstColumn="0" w:lastRowLastColumn="0"/>
            </w:pPr>
          </w:p>
        </w:tc>
        <w:tc>
          <w:tcPr>
            <w:tcW w:w="2709" w:type="dxa"/>
            <w:tcBorders>
              <w:left w:val="single" w:sz="4" w:space="0" w:color="549E39" w:themeColor="accent1"/>
            </w:tcBorders>
          </w:tcPr>
          <w:p w14:paraId="70A42269" w14:textId="2F25D13A" w:rsidR="00B25448" w:rsidRDefault="00B25448" w:rsidP="00060441">
            <w:pPr>
              <w:jc w:val="left"/>
              <w:cnfStyle w:val="000000000000" w:firstRow="0" w:lastRow="0" w:firstColumn="0" w:lastColumn="0" w:oddVBand="0" w:evenVBand="0" w:oddHBand="0" w:evenHBand="0" w:firstRowFirstColumn="0" w:firstRowLastColumn="0" w:lastRowFirstColumn="0" w:lastRowLastColumn="0"/>
            </w:pPr>
            <w:r>
              <w:t>Report Contributions</w:t>
            </w:r>
          </w:p>
        </w:tc>
        <w:tc>
          <w:tcPr>
            <w:tcW w:w="2323" w:type="dxa"/>
          </w:tcPr>
          <w:p w14:paraId="63C8FDD8" w14:textId="1167F78D" w:rsidR="00B25448" w:rsidRDefault="00C46068" w:rsidP="00060441">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565E74D6"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72BFEFE8" w14:textId="70B0B93C" w:rsidR="00EA6F49" w:rsidRDefault="00C84943" w:rsidP="00060441">
            <w:pPr>
              <w:jc w:val="left"/>
            </w:pPr>
            <w:r>
              <w:t>Research</w:t>
            </w:r>
          </w:p>
        </w:tc>
        <w:tc>
          <w:tcPr>
            <w:tcW w:w="5418" w:type="dxa"/>
            <w:gridSpan w:val="2"/>
            <w:tcBorders>
              <w:left w:val="single" w:sz="4" w:space="0" w:color="549E39" w:themeColor="accent1"/>
            </w:tcBorders>
          </w:tcPr>
          <w:p w14:paraId="48637983" w14:textId="23B4BE10" w:rsidR="00EA6F49" w:rsidRDefault="003349F2" w:rsidP="00060441">
            <w:pPr>
              <w:jc w:val="left"/>
              <w:cnfStyle w:val="000000100000" w:firstRow="0" w:lastRow="0" w:firstColumn="0" w:lastColumn="0" w:oddVBand="0" w:evenVBand="0" w:oddHBand="1" w:evenHBand="0" w:firstRowFirstColumn="0" w:firstRowLastColumn="0" w:lastRowFirstColumn="0" w:lastRowLastColumn="0"/>
            </w:pPr>
            <w:r>
              <w:t>Measuring Linear Displacement</w:t>
            </w:r>
          </w:p>
        </w:tc>
        <w:tc>
          <w:tcPr>
            <w:tcW w:w="2323" w:type="dxa"/>
          </w:tcPr>
          <w:p w14:paraId="2B397587" w14:textId="6F44A60D" w:rsidR="00EA6F49" w:rsidRDefault="00641FA4" w:rsidP="00060441">
            <w:pPr>
              <w:jc w:val="left"/>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 and Meia Copeland</w:t>
            </w:r>
          </w:p>
        </w:tc>
      </w:tr>
      <w:tr w:rsidR="004507A5" w14:paraId="2407A3F2"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00B529CF" w14:textId="77777777" w:rsidR="004507A5" w:rsidRDefault="004507A5" w:rsidP="00060441">
            <w:pPr>
              <w:jc w:val="left"/>
            </w:pPr>
          </w:p>
        </w:tc>
        <w:tc>
          <w:tcPr>
            <w:tcW w:w="2709" w:type="dxa"/>
            <w:vMerge w:val="restart"/>
            <w:tcBorders>
              <w:left w:val="single" w:sz="4" w:space="0" w:color="549E39" w:themeColor="accent1"/>
            </w:tcBorders>
          </w:tcPr>
          <w:p w14:paraId="36F9C895" w14:textId="77777777" w:rsidR="004507A5" w:rsidRDefault="004507A5" w:rsidP="00060441">
            <w:pPr>
              <w:jc w:val="left"/>
              <w:cnfStyle w:val="000000000000" w:firstRow="0" w:lastRow="0" w:firstColumn="0" w:lastColumn="0" w:oddVBand="0" w:evenVBand="0" w:oddHBand="0" w:evenHBand="0" w:firstRowFirstColumn="0" w:firstRowLastColumn="0" w:lastRowFirstColumn="0" w:lastRowLastColumn="0"/>
              <w:rPr>
                <w:iCs w:val="0"/>
              </w:rPr>
            </w:pPr>
            <w:r>
              <w:t>Methods of Vibration Simulation</w:t>
            </w:r>
          </w:p>
        </w:tc>
        <w:tc>
          <w:tcPr>
            <w:tcW w:w="2709" w:type="dxa"/>
            <w:tcBorders>
              <w:left w:val="single" w:sz="4" w:space="0" w:color="549E39" w:themeColor="accent1"/>
            </w:tcBorders>
          </w:tcPr>
          <w:p w14:paraId="4111AB89" w14:textId="6C701231" w:rsidR="004507A5" w:rsidRDefault="004507A5" w:rsidP="00060441">
            <w:pPr>
              <w:jc w:val="left"/>
              <w:cnfStyle w:val="000000000000" w:firstRow="0" w:lastRow="0" w:firstColumn="0" w:lastColumn="0" w:oddVBand="0" w:evenVBand="0" w:oddHBand="0" w:evenHBand="0" w:firstRowFirstColumn="0" w:firstRowLastColumn="0" w:lastRowFirstColumn="0" w:lastRowLastColumn="0"/>
            </w:pPr>
            <w:r>
              <w:t>Linear Actuator</w:t>
            </w:r>
          </w:p>
        </w:tc>
        <w:tc>
          <w:tcPr>
            <w:tcW w:w="2323" w:type="dxa"/>
          </w:tcPr>
          <w:p w14:paraId="5DEE8F98" w14:textId="5FA239D1" w:rsidR="004507A5" w:rsidRDefault="00641FA4" w:rsidP="00060441">
            <w:pPr>
              <w:jc w:val="left"/>
              <w:cnfStyle w:val="000000000000" w:firstRow="0" w:lastRow="0" w:firstColumn="0" w:lastColumn="0" w:oddVBand="0" w:evenVBand="0" w:oddHBand="0" w:evenHBand="0" w:firstRowFirstColumn="0" w:firstRowLastColumn="0" w:lastRowFirstColumn="0" w:lastRowLastColumn="0"/>
            </w:pPr>
            <w:r>
              <w:t>Meia Copeland</w:t>
            </w:r>
          </w:p>
        </w:tc>
      </w:tr>
      <w:tr w:rsidR="004507A5" w14:paraId="6EDC95A6"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17DEA628" w14:textId="77777777" w:rsidR="004507A5" w:rsidRDefault="004507A5" w:rsidP="00060441">
            <w:pPr>
              <w:jc w:val="left"/>
            </w:pPr>
          </w:p>
        </w:tc>
        <w:tc>
          <w:tcPr>
            <w:tcW w:w="2709" w:type="dxa"/>
            <w:vMerge/>
          </w:tcPr>
          <w:p w14:paraId="504497DA" w14:textId="77777777" w:rsidR="004507A5" w:rsidRDefault="004507A5" w:rsidP="00060441">
            <w:pPr>
              <w:jc w:val="left"/>
              <w:cnfStyle w:val="000000100000" w:firstRow="0" w:lastRow="0" w:firstColumn="0" w:lastColumn="0" w:oddVBand="0" w:evenVBand="0" w:oddHBand="1" w:evenHBand="0" w:firstRowFirstColumn="0" w:firstRowLastColumn="0" w:lastRowFirstColumn="0" w:lastRowLastColumn="0"/>
              <w:rPr>
                <w:iCs w:val="0"/>
              </w:rPr>
            </w:pPr>
          </w:p>
        </w:tc>
        <w:tc>
          <w:tcPr>
            <w:tcW w:w="2709" w:type="dxa"/>
            <w:tcBorders>
              <w:left w:val="single" w:sz="4" w:space="0" w:color="549E39" w:themeColor="accent1"/>
            </w:tcBorders>
          </w:tcPr>
          <w:p w14:paraId="53990A59" w14:textId="0791E3B9" w:rsidR="004507A5" w:rsidRDefault="004507A5" w:rsidP="00060441">
            <w:pPr>
              <w:jc w:val="left"/>
              <w:cnfStyle w:val="000000100000" w:firstRow="0" w:lastRow="0" w:firstColumn="0" w:lastColumn="0" w:oddVBand="0" w:evenVBand="0" w:oddHBand="1" w:evenHBand="0" w:firstRowFirstColumn="0" w:firstRowLastColumn="0" w:lastRowFirstColumn="0" w:lastRowLastColumn="0"/>
            </w:pPr>
            <w:r>
              <w:t>DC Brushless Motor</w:t>
            </w:r>
          </w:p>
        </w:tc>
        <w:tc>
          <w:tcPr>
            <w:tcW w:w="2323" w:type="dxa"/>
          </w:tcPr>
          <w:p w14:paraId="312EE38E" w14:textId="0A129463" w:rsidR="004507A5" w:rsidRDefault="00641FA4" w:rsidP="00060441">
            <w:pPr>
              <w:jc w:val="left"/>
              <w:cnfStyle w:val="000000100000" w:firstRow="0" w:lastRow="0" w:firstColumn="0" w:lastColumn="0" w:oddVBand="0" w:evenVBand="0" w:oddHBand="1" w:evenHBand="0" w:firstRowFirstColumn="0" w:firstRowLastColumn="0" w:lastRowFirstColumn="0" w:lastRowLastColumn="0"/>
            </w:pPr>
            <w:r>
              <w:t>Talal Jaber</w:t>
            </w:r>
          </w:p>
        </w:tc>
      </w:tr>
      <w:tr w:rsidR="00EA6F49" w14:paraId="05A8922D"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542939B4" w14:textId="77777777" w:rsidR="00EA6F49" w:rsidRDefault="00EA6F49" w:rsidP="00060441">
            <w:pPr>
              <w:jc w:val="left"/>
            </w:pPr>
          </w:p>
        </w:tc>
        <w:tc>
          <w:tcPr>
            <w:tcW w:w="5418" w:type="dxa"/>
            <w:gridSpan w:val="2"/>
            <w:tcBorders>
              <w:left w:val="single" w:sz="4" w:space="0" w:color="549E39" w:themeColor="accent1"/>
            </w:tcBorders>
          </w:tcPr>
          <w:p w14:paraId="4C979079" w14:textId="62162E99" w:rsidR="00EA6F49" w:rsidRDefault="003349F2" w:rsidP="00060441">
            <w:pPr>
              <w:jc w:val="left"/>
              <w:cnfStyle w:val="000000000000" w:firstRow="0" w:lastRow="0" w:firstColumn="0" w:lastColumn="0" w:oddVBand="0" w:evenVBand="0" w:oddHBand="0" w:evenHBand="0" w:firstRowFirstColumn="0" w:firstRowLastColumn="0" w:lastRowFirstColumn="0" w:lastRowLastColumn="0"/>
            </w:pPr>
            <w:r>
              <w:t>Database Options</w:t>
            </w:r>
          </w:p>
        </w:tc>
        <w:tc>
          <w:tcPr>
            <w:tcW w:w="2323" w:type="dxa"/>
          </w:tcPr>
          <w:p w14:paraId="6D8E42E1" w14:textId="2428C10C" w:rsidR="00EA6F49" w:rsidRDefault="007E172B" w:rsidP="00060441">
            <w:pPr>
              <w:jc w:val="left"/>
              <w:cnfStyle w:val="000000000000" w:firstRow="0" w:lastRow="0" w:firstColumn="0" w:lastColumn="0" w:oddVBand="0" w:evenVBand="0" w:oddHBand="0" w:evenHBand="0" w:firstRowFirstColumn="0" w:firstRowLastColumn="0" w:lastRowFirstColumn="0" w:lastRowLastColumn="0"/>
            </w:pPr>
            <w:r>
              <w:t>Shawaiz Khan</w:t>
            </w:r>
          </w:p>
        </w:tc>
      </w:tr>
      <w:tr w:rsidR="00EA6F49" w14:paraId="762D2733"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2EFC7322" w14:textId="77777777" w:rsidR="00EA6F49" w:rsidRDefault="00EA6F49" w:rsidP="00060441">
            <w:pPr>
              <w:jc w:val="left"/>
            </w:pPr>
          </w:p>
        </w:tc>
        <w:tc>
          <w:tcPr>
            <w:tcW w:w="5418" w:type="dxa"/>
            <w:gridSpan w:val="2"/>
            <w:tcBorders>
              <w:left w:val="single" w:sz="4" w:space="0" w:color="549E39" w:themeColor="accent1"/>
            </w:tcBorders>
          </w:tcPr>
          <w:p w14:paraId="25D9AE54" w14:textId="300D645A" w:rsidR="00EA6F49" w:rsidRDefault="007E172B" w:rsidP="00060441">
            <w:pPr>
              <w:jc w:val="left"/>
              <w:cnfStyle w:val="000000100000" w:firstRow="0" w:lastRow="0" w:firstColumn="0" w:lastColumn="0" w:oddVBand="0" w:evenVBand="0" w:oddHBand="1" w:evenHBand="0" w:firstRowFirstColumn="0" w:firstRowLastColumn="0" w:lastRowFirstColumn="0" w:lastRowLastColumn="0"/>
            </w:pPr>
            <w:r>
              <w:t>User Interface Framework</w:t>
            </w:r>
          </w:p>
        </w:tc>
        <w:tc>
          <w:tcPr>
            <w:tcW w:w="2323" w:type="dxa"/>
          </w:tcPr>
          <w:p w14:paraId="2B01913A" w14:textId="5F1E9901" w:rsidR="00EA6F49" w:rsidRDefault="007E172B" w:rsidP="00060441">
            <w:pPr>
              <w:jc w:val="left"/>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p>
        </w:tc>
      </w:tr>
      <w:tr w:rsidR="001B0F60" w14:paraId="19F774B1"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10AA63E6" w14:textId="68FA27EF" w:rsidR="001B0F60" w:rsidRDefault="001B0F60" w:rsidP="00060441">
            <w:pPr>
              <w:jc w:val="left"/>
            </w:pPr>
            <w:r>
              <w:t>Vibration Simulator Design</w:t>
            </w:r>
          </w:p>
        </w:tc>
        <w:tc>
          <w:tcPr>
            <w:tcW w:w="5418" w:type="dxa"/>
            <w:gridSpan w:val="2"/>
            <w:tcBorders>
              <w:left w:val="single" w:sz="4" w:space="0" w:color="549E39" w:themeColor="accent1"/>
              <w:bottom w:val="nil"/>
            </w:tcBorders>
          </w:tcPr>
          <w:p w14:paraId="3CEF565C" w14:textId="48904758" w:rsidR="001B0F60" w:rsidRDefault="001B0F60" w:rsidP="00060441">
            <w:pPr>
              <w:jc w:val="left"/>
              <w:cnfStyle w:val="000000000000" w:firstRow="0" w:lastRow="0" w:firstColumn="0" w:lastColumn="0" w:oddVBand="0" w:evenVBand="0" w:oddHBand="0" w:evenHBand="0" w:firstRowFirstColumn="0" w:firstRowLastColumn="0" w:lastRowFirstColumn="0" w:lastRowLastColumn="0"/>
            </w:pPr>
            <w:r>
              <w:t>Simulation of Linear Displacement</w:t>
            </w:r>
          </w:p>
        </w:tc>
        <w:tc>
          <w:tcPr>
            <w:tcW w:w="2323" w:type="dxa"/>
          </w:tcPr>
          <w:p w14:paraId="44D0D13A" w14:textId="0D66DFC8" w:rsidR="001B0F60" w:rsidRDefault="001B0F60" w:rsidP="00060441">
            <w:pPr>
              <w:jc w:val="left"/>
              <w:cnfStyle w:val="000000000000" w:firstRow="0" w:lastRow="0" w:firstColumn="0" w:lastColumn="0" w:oddVBand="0" w:evenVBand="0" w:oddHBand="0"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1B0F60" w14:paraId="23B5D6BD"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45445CE1" w14:textId="77777777" w:rsidR="001B0F60" w:rsidRDefault="001B0F60" w:rsidP="00060441">
            <w:pPr>
              <w:jc w:val="left"/>
            </w:pPr>
          </w:p>
        </w:tc>
        <w:tc>
          <w:tcPr>
            <w:tcW w:w="5418" w:type="dxa"/>
            <w:gridSpan w:val="2"/>
            <w:tcBorders>
              <w:left w:val="single" w:sz="4" w:space="0" w:color="549E39" w:themeColor="accent1"/>
            </w:tcBorders>
          </w:tcPr>
          <w:p w14:paraId="60EA226E" w14:textId="38D8BC74" w:rsidR="001B0F60" w:rsidRDefault="001B0F60" w:rsidP="00060441">
            <w:pPr>
              <w:jc w:val="left"/>
              <w:cnfStyle w:val="000000100000" w:firstRow="0" w:lastRow="0" w:firstColumn="0" w:lastColumn="0" w:oddVBand="0" w:evenVBand="0" w:oddHBand="1" w:evenHBand="0" w:firstRowFirstColumn="0" w:firstRowLastColumn="0" w:lastRowFirstColumn="0" w:lastRowLastColumn="0"/>
            </w:pPr>
            <w:r>
              <w:t>Database</w:t>
            </w:r>
          </w:p>
        </w:tc>
        <w:tc>
          <w:tcPr>
            <w:tcW w:w="2323" w:type="dxa"/>
          </w:tcPr>
          <w:p w14:paraId="1137C60F" w14:textId="4FD81359" w:rsidR="001B0F60" w:rsidRDefault="001B0F60" w:rsidP="00060441">
            <w:pPr>
              <w:jc w:val="left"/>
              <w:cnfStyle w:val="000000100000" w:firstRow="0" w:lastRow="0" w:firstColumn="0" w:lastColumn="0" w:oddVBand="0" w:evenVBand="0" w:oddHBand="1" w:evenHBand="0" w:firstRowFirstColumn="0" w:firstRowLastColumn="0" w:lastRowFirstColumn="0" w:lastRowLastColumn="0"/>
            </w:pPr>
            <w:r>
              <w:t>Shawaiz Khan</w:t>
            </w:r>
          </w:p>
        </w:tc>
      </w:tr>
      <w:tr w:rsidR="00EA6F49" w14:paraId="3BFDE101"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11FBC75C" w14:textId="77777777" w:rsidR="00EA6F49" w:rsidRDefault="00EA6F49" w:rsidP="00060441">
            <w:pPr>
              <w:jc w:val="left"/>
            </w:pPr>
          </w:p>
        </w:tc>
        <w:tc>
          <w:tcPr>
            <w:tcW w:w="5418" w:type="dxa"/>
            <w:gridSpan w:val="2"/>
            <w:tcBorders>
              <w:left w:val="single" w:sz="4" w:space="0" w:color="549E39" w:themeColor="accent1"/>
            </w:tcBorders>
          </w:tcPr>
          <w:p w14:paraId="031BDED4" w14:textId="4FBE6BC5" w:rsidR="00EA6F49" w:rsidRDefault="001B0F60" w:rsidP="00060441">
            <w:pPr>
              <w:jc w:val="left"/>
              <w:cnfStyle w:val="000000000000" w:firstRow="0" w:lastRow="0" w:firstColumn="0" w:lastColumn="0" w:oddVBand="0" w:evenVBand="0" w:oddHBand="0" w:evenHBand="0" w:firstRowFirstColumn="0" w:firstRowLastColumn="0" w:lastRowFirstColumn="0" w:lastRowLastColumn="0"/>
            </w:pPr>
            <w:r>
              <w:t>User Interface</w:t>
            </w:r>
          </w:p>
        </w:tc>
        <w:tc>
          <w:tcPr>
            <w:tcW w:w="2323" w:type="dxa"/>
          </w:tcPr>
          <w:p w14:paraId="5F402CA7" w14:textId="179C42F7" w:rsidR="00EA6F49" w:rsidRDefault="001B0F60" w:rsidP="00060441">
            <w:pPr>
              <w:jc w:val="left"/>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A6F49" w14:paraId="1E4633BD"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12B46355" w14:textId="08F1C1FC" w:rsidR="00EA6F49" w:rsidRDefault="00C84943" w:rsidP="00060441">
            <w:pPr>
              <w:jc w:val="left"/>
            </w:pPr>
            <w:r>
              <w:t>Work Plan</w:t>
            </w:r>
          </w:p>
        </w:tc>
        <w:tc>
          <w:tcPr>
            <w:tcW w:w="5418" w:type="dxa"/>
            <w:gridSpan w:val="2"/>
            <w:tcBorders>
              <w:left w:val="single" w:sz="4" w:space="0" w:color="549E39" w:themeColor="accent1"/>
            </w:tcBorders>
          </w:tcPr>
          <w:p w14:paraId="2D537418" w14:textId="79EDC84F" w:rsidR="00EA6F49" w:rsidRDefault="001F3BDD" w:rsidP="00060441">
            <w:pPr>
              <w:jc w:val="left"/>
              <w:cnfStyle w:val="000000100000" w:firstRow="0" w:lastRow="0" w:firstColumn="0" w:lastColumn="0" w:oddVBand="0" w:evenVBand="0" w:oddHBand="1" w:evenHBand="0" w:firstRowFirstColumn="0" w:firstRowLastColumn="0" w:lastRowFirstColumn="0" w:lastRowLastColumn="0"/>
            </w:pPr>
            <w:r>
              <w:t>Roles, Tasks</w:t>
            </w:r>
            <w:r w:rsidR="003D735E">
              <w:t>, and Required Knowledge</w:t>
            </w:r>
          </w:p>
        </w:tc>
        <w:tc>
          <w:tcPr>
            <w:tcW w:w="2323" w:type="dxa"/>
          </w:tcPr>
          <w:p w14:paraId="759989BE" w14:textId="77777777" w:rsidR="00EA6F49" w:rsidRDefault="00EA6F49" w:rsidP="00060441">
            <w:pPr>
              <w:jc w:val="left"/>
              <w:cnfStyle w:val="000000100000" w:firstRow="0" w:lastRow="0" w:firstColumn="0" w:lastColumn="0" w:oddVBand="0" w:evenVBand="0" w:oddHBand="1" w:evenHBand="0" w:firstRowFirstColumn="0" w:firstRowLastColumn="0" w:lastRowFirstColumn="0" w:lastRowLastColumn="0"/>
            </w:pPr>
          </w:p>
        </w:tc>
      </w:tr>
      <w:tr w:rsidR="003D735E" w14:paraId="09ACEBBC"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0FAE7DDC" w14:textId="77777777" w:rsidR="003D735E" w:rsidRDefault="003D735E" w:rsidP="00060441">
            <w:pPr>
              <w:jc w:val="left"/>
            </w:pPr>
          </w:p>
        </w:tc>
        <w:tc>
          <w:tcPr>
            <w:tcW w:w="5418" w:type="dxa"/>
            <w:gridSpan w:val="2"/>
            <w:tcBorders>
              <w:left w:val="single" w:sz="4" w:space="0" w:color="549E39" w:themeColor="accent1"/>
            </w:tcBorders>
          </w:tcPr>
          <w:p w14:paraId="341F1D77" w14:textId="12B65623" w:rsidR="003D735E" w:rsidRDefault="003D735E" w:rsidP="00060441">
            <w:pPr>
              <w:jc w:val="left"/>
              <w:cnfStyle w:val="000000000000" w:firstRow="0" w:lastRow="0" w:firstColumn="0" w:lastColumn="0" w:oddVBand="0" w:evenVBand="0" w:oddHBand="0" w:evenHBand="0" w:firstRowFirstColumn="0" w:firstRowLastColumn="0" w:lastRowFirstColumn="0" w:lastRowLastColumn="0"/>
            </w:pPr>
            <w:commentRangeStart w:id="61"/>
            <w:r>
              <w:t>Project Milestones</w:t>
            </w:r>
            <w:commentRangeEnd w:id="61"/>
            <w:r w:rsidR="00EB3421">
              <w:rPr>
                <w:rStyle w:val="CommentReference"/>
                <w:rFonts w:cstheme="minorBidi"/>
                <w:iCs w:val="0"/>
                <w:lang w:val="en-CA"/>
              </w:rPr>
              <w:commentReference w:id="61"/>
            </w:r>
          </w:p>
        </w:tc>
        <w:tc>
          <w:tcPr>
            <w:tcW w:w="2323" w:type="dxa"/>
          </w:tcPr>
          <w:p w14:paraId="28BA2F14" w14:textId="5CCCED80" w:rsidR="003D735E" w:rsidRDefault="00FF21C7" w:rsidP="00060441">
            <w:pPr>
              <w:jc w:val="left"/>
              <w:cnfStyle w:val="000000000000" w:firstRow="0" w:lastRow="0" w:firstColumn="0" w:lastColumn="0" w:oddVBand="0" w:evenVBand="0" w:oddHBand="0" w:evenHBand="0" w:firstRowFirstColumn="0" w:firstRowLastColumn="0" w:lastRowFirstColumn="0" w:lastRowLastColumn="0"/>
            </w:pPr>
            <w:r>
              <w:t>Meia Copeland and Shawaiz Khan</w:t>
            </w:r>
          </w:p>
        </w:tc>
      </w:tr>
      <w:tr w:rsidR="00EA6F49" w14:paraId="524CFA98"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063B9AED" w14:textId="77777777" w:rsidR="00EA6F49" w:rsidRDefault="00EA6F49" w:rsidP="00060441">
            <w:pPr>
              <w:jc w:val="left"/>
            </w:pPr>
          </w:p>
        </w:tc>
        <w:tc>
          <w:tcPr>
            <w:tcW w:w="5418" w:type="dxa"/>
            <w:gridSpan w:val="2"/>
            <w:tcBorders>
              <w:left w:val="single" w:sz="4" w:space="0" w:color="549E39" w:themeColor="accent1"/>
            </w:tcBorders>
          </w:tcPr>
          <w:p w14:paraId="37B33197" w14:textId="2AEE07A6" w:rsidR="00EA6F49" w:rsidRDefault="003D735E" w:rsidP="00060441">
            <w:pPr>
              <w:jc w:val="left"/>
              <w:cnfStyle w:val="000000100000" w:firstRow="0" w:lastRow="0" w:firstColumn="0" w:lastColumn="0" w:oddVBand="0" w:evenVBand="0" w:oddHBand="1" w:evenHBand="0" w:firstRowFirstColumn="0" w:firstRowLastColumn="0" w:lastRowFirstColumn="0" w:lastRowLastColumn="0"/>
            </w:pPr>
            <w:r>
              <w:t>Schedule of Activities/Gantt Chart</w:t>
            </w:r>
          </w:p>
        </w:tc>
        <w:tc>
          <w:tcPr>
            <w:tcW w:w="2323" w:type="dxa"/>
          </w:tcPr>
          <w:p w14:paraId="7082503C" w14:textId="21592DFC" w:rsidR="00EA6F49" w:rsidRDefault="003D735E" w:rsidP="00060441">
            <w:pPr>
              <w:jc w:val="left"/>
              <w:cnfStyle w:val="000000100000" w:firstRow="0" w:lastRow="0" w:firstColumn="0" w:lastColumn="0" w:oddVBand="0" w:evenVBand="0" w:oddHBand="1" w:evenHBand="0" w:firstRowFirstColumn="0" w:firstRowLastColumn="0" w:lastRowFirstColumn="0" w:lastRowLastColumn="0"/>
            </w:pPr>
            <w:r>
              <w:t>Meia Copeland and Shawaiz Khan</w:t>
            </w:r>
          </w:p>
        </w:tc>
      </w:tr>
      <w:tr w:rsidR="00EA6F49" w14:paraId="5D2A97DE" w14:textId="77777777" w:rsidTr="5C7990DB">
        <w:tc>
          <w:tcPr>
            <w:cnfStyle w:val="001000000000" w:firstRow="0" w:lastRow="0" w:firstColumn="1" w:lastColumn="0" w:oddVBand="0" w:evenVBand="0" w:oddHBand="0" w:evenHBand="0" w:firstRowFirstColumn="0" w:firstRowLastColumn="0" w:lastRowFirstColumn="0" w:lastRowLastColumn="0"/>
            <w:tcW w:w="1619" w:type="dxa"/>
            <w:tcBorders>
              <w:right w:val="single" w:sz="4" w:space="0" w:color="549E39" w:themeColor="accent1"/>
            </w:tcBorders>
          </w:tcPr>
          <w:p w14:paraId="6E36692A" w14:textId="77777777" w:rsidR="00EA6F49" w:rsidRDefault="00EA6F49" w:rsidP="00060441">
            <w:pPr>
              <w:jc w:val="left"/>
            </w:pPr>
            <w:r>
              <w:t>Budget Breakdown</w:t>
            </w:r>
          </w:p>
        </w:tc>
        <w:tc>
          <w:tcPr>
            <w:tcW w:w="5418" w:type="dxa"/>
            <w:gridSpan w:val="2"/>
            <w:tcBorders>
              <w:left w:val="single" w:sz="4" w:space="0" w:color="549E39" w:themeColor="accent1"/>
            </w:tcBorders>
          </w:tcPr>
          <w:p w14:paraId="386D6931" w14:textId="1A02CD7E" w:rsidR="00EA6F49" w:rsidRDefault="00C84943" w:rsidP="00060441">
            <w:pPr>
              <w:jc w:val="left"/>
              <w:cnfStyle w:val="000000000000" w:firstRow="0" w:lastRow="0" w:firstColumn="0" w:lastColumn="0" w:oddVBand="0" w:evenVBand="0" w:oddHBand="0" w:evenHBand="0" w:firstRowFirstColumn="0" w:firstRowLastColumn="0" w:lastRowFirstColumn="0" w:lastRowLastColumn="0"/>
            </w:pPr>
            <w:r>
              <w:t>Hardware</w:t>
            </w:r>
          </w:p>
        </w:tc>
        <w:tc>
          <w:tcPr>
            <w:tcW w:w="2323" w:type="dxa"/>
          </w:tcPr>
          <w:p w14:paraId="58695D3B" w14:textId="28FE743C" w:rsidR="00EA6F49" w:rsidRDefault="00605088" w:rsidP="00060441">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14:paraId="20E7536E"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7" w:type="dxa"/>
            <w:gridSpan w:val="3"/>
          </w:tcPr>
          <w:p w14:paraId="66D7CC00" w14:textId="1B1DD5C1" w:rsidR="00EA6F49" w:rsidRDefault="00C84943" w:rsidP="00060441">
            <w:pPr>
              <w:jc w:val="left"/>
            </w:pPr>
            <w:commentRangeStart w:id="62"/>
            <w:r>
              <w:t>Conclusion</w:t>
            </w:r>
            <w:commentRangeEnd w:id="62"/>
            <w:r w:rsidR="00EB3421">
              <w:rPr>
                <w:rStyle w:val="CommentReference"/>
                <w:rFonts w:cstheme="minorBidi"/>
                <w:b w:val="0"/>
                <w:bCs w:val="0"/>
                <w:iCs w:val="0"/>
                <w:lang w:val="en-CA"/>
              </w:rPr>
              <w:commentReference w:id="62"/>
            </w:r>
          </w:p>
        </w:tc>
        <w:tc>
          <w:tcPr>
            <w:tcW w:w="2323" w:type="dxa"/>
          </w:tcPr>
          <w:p w14:paraId="7FBA15E8" w14:textId="77777777" w:rsidR="00EA6F49" w:rsidRDefault="00EA6F49" w:rsidP="00060441">
            <w:pPr>
              <w:jc w:val="left"/>
              <w:cnfStyle w:val="000000100000" w:firstRow="0" w:lastRow="0" w:firstColumn="0" w:lastColumn="0" w:oddVBand="0" w:evenVBand="0" w:oddHBand="1" w:evenHBand="0" w:firstRowFirstColumn="0" w:firstRowLastColumn="0" w:lastRowFirstColumn="0" w:lastRowLastColumn="0"/>
            </w:pPr>
          </w:p>
        </w:tc>
      </w:tr>
    </w:tbl>
    <w:p w14:paraId="0701A612" w14:textId="77777777" w:rsidR="00EA6F49" w:rsidRPr="00EA6F49" w:rsidRDefault="00EA6F49" w:rsidP="00EA6F49">
      <w:pPr>
        <w:rPr>
          <w:lang w:val="en-CA"/>
        </w:rPr>
      </w:pPr>
    </w:p>
    <w:p w14:paraId="43AD5E28" w14:textId="033DFCC6" w:rsidR="00755F1E" w:rsidRPr="007336E1" w:rsidRDefault="00E90569" w:rsidP="007336E1">
      <w:pPr>
        <w:pStyle w:val="Heading1"/>
      </w:pPr>
      <w:bookmarkStart w:id="63" w:name="_Toc121256158"/>
      <w:bookmarkEnd w:id="28"/>
      <w:commentRangeStart w:id="64"/>
      <w:r>
        <w:t>R</w:t>
      </w:r>
      <w:r w:rsidR="00C84943">
        <w:t>esearch</w:t>
      </w:r>
      <w:bookmarkEnd w:id="63"/>
      <w:commentRangeEnd w:id="64"/>
      <w:r w:rsidR="00C81403">
        <w:rPr>
          <w:rStyle w:val="CommentReference"/>
          <w:rFonts w:eastAsiaTheme="minorHAnsi" w:cstheme="minorBidi"/>
          <w:bCs w:val="0"/>
          <w:color w:val="auto"/>
          <w:lang w:val="en-CA"/>
        </w:rPr>
        <w:commentReference w:id="64"/>
      </w:r>
      <w:ins w:id="65" w:author="Yuu Ono" w:date="2022-12-08T09:17:00Z">
        <w:r w:rsidR="00A41112">
          <w:t xml:space="preserve"> </w:t>
        </w:r>
      </w:ins>
    </w:p>
    <w:p w14:paraId="6D020782" w14:textId="69684D7A" w:rsidR="00755F1E" w:rsidRPr="00163089" w:rsidRDefault="00EE6A65" w:rsidP="0050368C">
      <w:pPr>
        <w:pStyle w:val="Heading2"/>
      </w:pPr>
      <w:bookmarkStart w:id="66" w:name="_Toc119591485"/>
      <w:bookmarkStart w:id="67" w:name="_Toc121256159"/>
      <w:commentRangeStart w:id="68"/>
      <w:r w:rsidRPr="00163089">
        <w:t>Measuring Linear Displacement</w:t>
      </w:r>
      <w:bookmarkEnd w:id="66"/>
      <w:bookmarkEnd w:id="67"/>
      <w:commentRangeEnd w:id="68"/>
      <w:r w:rsidR="00947875">
        <w:rPr>
          <w:rStyle w:val="CommentReference"/>
          <w:rFonts w:eastAsiaTheme="minorHAnsi" w:cstheme="minorBidi"/>
          <w:bCs w:val="0"/>
          <w:color w:val="auto"/>
        </w:rPr>
        <w:commentReference w:id="68"/>
      </w:r>
    </w:p>
    <w:p w14:paraId="0667FC11" w14:textId="1F14EEE0" w:rsidR="0072694E" w:rsidRDefault="0072694E" w:rsidP="00163089">
      <w:pPr>
        <w:rPr>
          <w:lang w:val="en-CA"/>
        </w:rPr>
      </w:pPr>
      <w:r>
        <w:rPr>
          <w:lang w:val="en-CA"/>
        </w:rPr>
        <w:t xml:space="preserve">To ensure that the correct </w:t>
      </w:r>
      <w:r w:rsidR="002E0805">
        <w:rPr>
          <w:lang w:val="en-CA"/>
        </w:rPr>
        <w:t xml:space="preserve">displacement is achieve, the movement of the surface must be measured. Since the device will only be vibrating the surface in the </w:t>
      </w:r>
      <w:commentRangeStart w:id="69"/>
      <w:r w:rsidR="002E0805">
        <w:rPr>
          <w:lang w:val="en-CA"/>
        </w:rPr>
        <w:t>Z-direction</w:t>
      </w:r>
      <w:commentRangeEnd w:id="69"/>
      <w:r w:rsidR="00855F2E">
        <w:rPr>
          <w:rStyle w:val="CommentReference"/>
          <w:rFonts w:cstheme="minorBidi"/>
          <w:lang w:val="en-CA"/>
        </w:rPr>
        <w:commentReference w:id="69"/>
      </w:r>
      <w:r w:rsidR="0057126A">
        <w:rPr>
          <w:lang w:val="en-CA"/>
        </w:rPr>
        <w:t xml:space="preserve">, a linear displacement sensor can be used. These sensors </w:t>
      </w:r>
      <w:del w:id="70" w:author="Yuu Ono" w:date="2022-12-08T08:57:00Z">
        <w:r w:rsidR="0057126A" w:rsidDel="00AE7C0E">
          <w:rPr>
            <w:lang w:val="en-CA"/>
          </w:rPr>
          <w:delText>come in</w:delText>
        </w:r>
      </w:del>
      <w:ins w:id="71" w:author="Yuu Ono" w:date="2022-12-08T08:57:00Z">
        <w:r w:rsidR="00AE7C0E">
          <w:rPr>
            <w:lang w:val="en-CA"/>
          </w:rPr>
          <w:t>are based on</w:t>
        </w:r>
      </w:ins>
      <w:r w:rsidR="0057126A">
        <w:rPr>
          <w:lang w:val="en-CA"/>
        </w:rPr>
        <w:t xml:space="preserve"> many forms, such as </w:t>
      </w:r>
      <w:commentRangeStart w:id="72"/>
      <w:r w:rsidR="0057126A">
        <w:rPr>
          <w:lang w:val="en-CA"/>
        </w:rPr>
        <w:t xml:space="preserve">potentiometers, </w:t>
      </w:r>
      <w:r w:rsidR="00205927">
        <w:rPr>
          <w:lang w:val="en-CA"/>
        </w:rPr>
        <w:t xml:space="preserve">capacitive sensors, </w:t>
      </w:r>
      <w:r w:rsidR="0057126A">
        <w:rPr>
          <w:lang w:val="en-CA"/>
        </w:rPr>
        <w:t>or laser sensors</w:t>
      </w:r>
      <w:commentRangeEnd w:id="72"/>
      <w:r w:rsidR="009A205F">
        <w:rPr>
          <w:rStyle w:val="CommentReference"/>
          <w:rFonts w:cstheme="minorBidi"/>
          <w:lang w:val="en-CA"/>
        </w:rPr>
        <w:commentReference w:id="72"/>
      </w:r>
      <w:r w:rsidR="0057126A">
        <w:rPr>
          <w:lang w:val="en-CA"/>
        </w:rPr>
        <w:t>.</w:t>
      </w:r>
    </w:p>
    <w:p w14:paraId="13AD2DB9" w14:textId="4EC12EA7" w:rsidR="0057126A" w:rsidRDefault="0074611F" w:rsidP="00163089">
      <w:pPr>
        <w:rPr>
          <w:lang w:val="en-CA"/>
        </w:rPr>
      </w:pPr>
      <w:r>
        <w:rPr>
          <w:lang w:val="en-CA"/>
        </w:rPr>
        <w:t>L</w:t>
      </w:r>
      <w:r w:rsidR="00976984">
        <w:rPr>
          <w:lang w:val="en-CA"/>
        </w:rPr>
        <w:t>inear displacement potentiometer</w:t>
      </w:r>
      <w:r>
        <w:rPr>
          <w:lang w:val="en-CA"/>
        </w:rPr>
        <w:t>s</w:t>
      </w:r>
      <w:r w:rsidR="00976984">
        <w:rPr>
          <w:lang w:val="en-CA"/>
        </w:rPr>
        <w:t xml:space="preserve"> </w:t>
      </w:r>
      <w:r>
        <w:rPr>
          <w:lang w:val="en-CA"/>
        </w:rPr>
        <w:t>are s</w:t>
      </w:r>
      <w:r w:rsidR="00246E85">
        <w:rPr>
          <w:lang w:val="en-CA"/>
        </w:rPr>
        <w:t>ensor</w:t>
      </w:r>
      <w:r>
        <w:rPr>
          <w:lang w:val="en-CA"/>
        </w:rPr>
        <w:t>s</w:t>
      </w:r>
      <w:r w:rsidR="00246E85">
        <w:rPr>
          <w:lang w:val="en-CA"/>
        </w:rPr>
        <w:t xml:space="preserve"> that </w:t>
      </w:r>
      <w:r w:rsidR="003A62DE">
        <w:rPr>
          <w:lang w:val="en-CA"/>
        </w:rPr>
        <w:t xml:space="preserve">use </w:t>
      </w:r>
      <w:r w:rsidR="00BB37D9">
        <w:rPr>
          <w:lang w:val="en-CA"/>
        </w:rPr>
        <w:t xml:space="preserve">variable resistance to measure position. </w:t>
      </w:r>
      <w:r w:rsidR="00050104">
        <w:rPr>
          <w:lang w:val="en-CA"/>
        </w:rPr>
        <w:t xml:space="preserve">Linear motion is </w:t>
      </w:r>
      <w:r w:rsidR="004260F6">
        <w:rPr>
          <w:lang w:val="en-CA"/>
        </w:rPr>
        <w:t>converted to a changing resistance which c</w:t>
      </w:r>
      <w:r w:rsidR="00204F8F">
        <w:rPr>
          <w:lang w:val="en-CA"/>
        </w:rPr>
        <w:t>an be directly converted to a voltage or current output</w:t>
      </w:r>
      <w:r w:rsidR="004950EF">
        <w:rPr>
          <w:lang w:val="en-CA"/>
        </w:rPr>
        <w:t xml:space="preserve">. This output can be read by a computer to determine the displacement of the measured surface. Technically, </w:t>
      </w:r>
      <w:commentRangeStart w:id="73"/>
      <w:r w:rsidR="004950EF">
        <w:rPr>
          <w:lang w:val="en-CA"/>
        </w:rPr>
        <w:t xml:space="preserve">potentiometers have infinite resolution </w:t>
      </w:r>
      <w:commentRangeEnd w:id="73"/>
      <w:r w:rsidR="00452D75">
        <w:rPr>
          <w:rStyle w:val="CommentReference"/>
          <w:rFonts w:cstheme="minorBidi"/>
          <w:lang w:val="en-CA"/>
        </w:rPr>
        <w:commentReference w:id="73"/>
      </w:r>
      <w:r w:rsidR="004950EF">
        <w:rPr>
          <w:lang w:val="en-CA"/>
        </w:rPr>
        <w:t>due to the analog nature of the changing voltage, however</w:t>
      </w:r>
      <w:r w:rsidR="00A42FA7">
        <w:rPr>
          <w:lang w:val="en-CA"/>
        </w:rPr>
        <w:t xml:space="preserve"> the digital conversion requires a significant number of bits for data transfer to get precision in the nanometer range.</w:t>
      </w:r>
      <w:r w:rsidR="0026659F">
        <w:rPr>
          <w:lang w:val="en-CA"/>
        </w:rPr>
        <w:t xml:space="preserve"> The downside to </w:t>
      </w:r>
      <w:r w:rsidR="00055C9C">
        <w:rPr>
          <w:lang w:val="en-CA"/>
        </w:rPr>
        <w:t>using a potentiometer is the physical movement of the measuring device.</w:t>
      </w:r>
      <w:r w:rsidR="00C93AA0">
        <w:rPr>
          <w:lang w:val="en-CA"/>
        </w:rPr>
        <w:t xml:space="preserve"> Most potentiometers use a </w:t>
      </w:r>
      <w:r w:rsidR="00CB2A68">
        <w:rPr>
          <w:lang w:val="en-CA"/>
        </w:rPr>
        <w:t xml:space="preserve">mechanical piece that moves to create resistance, which </w:t>
      </w:r>
      <w:r w:rsidR="00F954D1">
        <w:rPr>
          <w:lang w:val="en-CA"/>
        </w:rPr>
        <w:t xml:space="preserve">is subject to wear and tear. Since </w:t>
      </w:r>
      <w:r w:rsidR="003503C6">
        <w:rPr>
          <w:lang w:val="en-CA"/>
        </w:rPr>
        <w:t xml:space="preserve">for one experiment, </w:t>
      </w:r>
      <w:r w:rsidR="001C47D6">
        <w:rPr>
          <w:lang w:val="en-CA"/>
        </w:rPr>
        <w:t xml:space="preserve">a slider would be expected to move </w:t>
      </w:r>
      <w:r w:rsidR="00C02B52">
        <w:rPr>
          <w:lang w:val="en-CA"/>
        </w:rPr>
        <w:t xml:space="preserve">up to 42 million times (5 Hz for 95 days), </w:t>
      </w:r>
      <w:r w:rsidR="005A13AA">
        <w:rPr>
          <w:lang w:val="en-CA"/>
        </w:rPr>
        <w:t xml:space="preserve">any sensor used would have to be </w:t>
      </w:r>
      <w:r w:rsidR="00D97D1A">
        <w:rPr>
          <w:lang w:val="en-CA"/>
        </w:rPr>
        <w:t>made of industrial uses.</w:t>
      </w:r>
    </w:p>
    <w:p w14:paraId="6E3E247F" w14:textId="79CE879F" w:rsidR="00C04789" w:rsidRDefault="0074611F" w:rsidP="00163089">
      <w:pPr>
        <w:rPr>
          <w:lang w:val="en-CA"/>
        </w:rPr>
      </w:pPr>
      <w:r>
        <w:rPr>
          <w:lang w:val="en-CA"/>
        </w:rPr>
        <w:t>C</w:t>
      </w:r>
      <w:r w:rsidR="00FF53F1">
        <w:rPr>
          <w:lang w:val="en-CA"/>
        </w:rPr>
        <w:t>apacitive sensor</w:t>
      </w:r>
      <w:r>
        <w:rPr>
          <w:lang w:val="en-CA"/>
        </w:rPr>
        <w:t>s</w:t>
      </w:r>
      <w:r w:rsidR="00FF53F1">
        <w:rPr>
          <w:lang w:val="en-CA"/>
        </w:rPr>
        <w:t xml:space="preserve"> </w:t>
      </w:r>
      <w:r>
        <w:rPr>
          <w:lang w:val="en-CA"/>
        </w:rPr>
        <w:t>are</w:t>
      </w:r>
      <w:r w:rsidR="00D97D1A">
        <w:rPr>
          <w:lang w:val="en-CA"/>
        </w:rPr>
        <w:t xml:space="preserve"> no</w:t>
      </w:r>
      <w:r w:rsidR="00FF5840">
        <w:rPr>
          <w:lang w:val="en-CA"/>
        </w:rPr>
        <w:t>-</w:t>
      </w:r>
      <w:r w:rsidR="00D97D1A">
        <w:rPr>
          <w:lang w:val="en-CA"/>
        </w:rPr>
        <w:t>contact s</w:t>
      </w:r>
      <w:r>
        <w:rPr>
          <w:lang w:val="en-CA"/>
        </w:rPr>
        <w:t>ensors</w:t>
      </w:r>
      <w:r w:rsidR="00D97D1A">
        <w:rPr>
          <w:lang w:val="en-CA"/>
        </w:rPr>
        <w:t xml:space="preserve">, which use </w:t>
      </w:r>
      <w:r w:rsidR="00A837EA">
        <w:rPr>
          <w:lang w:val="en-CA"/>
        </w:rPr>
        <w:t>an electric field to detect the target’s position</w:t>
      </w:r>
      <w:r w:rsidR="003E2D86">
        <w:rPr>
          <w:lang w:val="en-CA"/>
        </w:rPr>
        <w:t xml:space="preserve"> thanks to interference with the electric field. </w:t>
      </w:r>
      <w:r w:rsidR="00473159">
        <w:rPr>
          <w:lang w:val="en-CA"/>
        </w:rPr>
        <w:t xml:space="preserve">This would eliminate the risk of wear and tear, as the device would not be in contact with a moving surface. However, upon inquiring about prices, sensors </w:t>
      </w:r>
      <w:r w:rsidR="00C01AAC">
        <w:rPr>
          <w:lang w:val="en-CA"/>
        </w:rPr>
        <w:t xml:space="preserve">capable of </w:t>
      </w:r>
      <w:r w:rsidR="009B37C1">
        <w:rPr>
          <w:lang w:val="en-CA"/>
        </w:rPr>
        <w:t xml:space="preserve">detecting displacement withing the </w:t>
      </w:r>
      <w:commentRangeStart w:id="74"/>
      <w:r w:rsidR="009B37C1">
        <w:rPr>
          <w:lang w:val="en-CA"/>
        </w:rPr>
        <w:t xml:space="preserve">nanometer range </w:t>
      </w:r>
      <w:commentRangeEnd w:id="74"/>
      <w:r w:rsidR="00EA7ED9">
        <w:rPr>
          <w:rStyle w:val="CommentReference"/>
          <w:rFonts w:cstheme="minorBidi"/>
          <w:lang w:val="en-CA"/>
        </w:rPr>
        <w:commentReference w:id="74"/>
      </w:r>
      <w:r w:rsidR="009B37C1">
        <w:rPr>
          <w:lang w:val="en-CA"/>
        </w:rPr>
        <w:t xml:space="preserve">were ~$1500 for the sensor, and </w:t>
      </w:r>
      <w:r w:rsidR="005A579D">
        <w:rPr>
          <w:lang w:val="en-CA"/>
        </w:rPr>
        <w:t xml:space="preserve">an additional $5000 for </w:t>
      </w:r>
      <w:r w:rsidR="00C04789">
        <w:rPr>
          <w:lang w:val="en-CA"/>
        </w:rPr>
        <w:t>the required signal processing unit and cables.</w:t>
      </w:r>
    </w:p>
    <w:p w14:paraId="55C50360" w14:textId="7F625C6B" w:rsidR="00520775" w:rsidRDefault="00520775" w:rsidP="00163089">
      <w:pPr>
        <w:rPr>
          <w:lang w:val="en-CA"/>
        </w:rPr>
      </w:pPr>
      <w:r>
        <w:rPr>
          <w:lang w:val="en-CA"/>
        </w:rPr>
        <w:t xml:space="preserve">Another measurement tool that uses capacitance </w:t>
      </w:r>
      <w:r w:rsidR="00806DF2">
        <w:rPr>
          <w:lang w:val="en-CA"/>
        </w:rPr>
        <w:t xml:space="preserve">to measure displacement are calipers. Digital calipers </w:t>
      </w:r>
      <w:r w:rsidR="00F01EC6">
        <w:rPr>
          <w:lang w:val="en-CA"/>
        </w:rPr>
        <w:t>are capable of measuring with extreme precision</w:t>
      </w:r>
      <w:r w:rsidR="00B16AD2">
        <w:rPr>
          <w:lang w:val="en-CA"/>
        </w:rPr>
        <w:t xml:space="preserve">. However, </w:t>
      </w:r>
      <w:r w:rsidR="00EF71C5">
        <w:rPr>
          <w:lang w:val="en-CA"/>
        </w:rPr>
        <w:t xml:space="preserve">these are generally used as diagnostic or testing tools, not for continuous measurement. </w:t>
      </w:r>
      <w:r w:rsidR="00165D02">
        <w:rPr>
          <w:lang w:val="en-CA"/>
        </w:rPr>
        <w:t xml:space="preserve">Further, wear and tear </w:t>
      </w:r>
      <w:proofErr w:type="gramStart"/>
      <w:r w:rsidR="00165D02">
        <w:rPr>
          <w:lang w:val="en-CA"/>
        </w:rPr>
        <w:t>is</w:t>
      </w:r>
      <w:proofErr w:type="gramEnd"/>
      <w:r w:rsidR="00165D02">
        <w:rPr>
          <w:lang w:val="en-CA"/>
        </w:rPr>
        <w:t xml:space="preserve"> an issue since these </w:t>
      </w:r>
      <w:r w:rsidR="00DC6129">
        <w:rPr>
          <w:lang w:val="en-CA"/>
        </w:rPr>
        <w:t>measurement tools use contact to measure displacement.</w:t>
      </w:r>
    </w:p>
    <w:p w14:paraId="49DA5AE8" w14:textId="4CD55EFF" w:rsidR="0071208B" w:rsidRPr="00C97A69" w:rsidRDefault="00E3224C" w:rsidP="00BA64EB">
      <w:pPr>
        <w:rPr>
          <w:lang w:val="en-CA"/>
        </w:rPr>
      </w:pPr>
      <w:r w:rsidRPr="00B61937">
        <w:rPr>
          <w:lang w:val="en-CA"/>
        </w:rPr>
        <w:t xml:space="preserve">Laser displacement sensors, often known as point lasers, use triangle reflection to measure a single point. Laser profilers, on the other hand, measure the complete length of a line. The </w:t>
      </w:r>
      <w:r w:rsidRPr="00B61937">
        <w:rPr>
          <w:lang w:val="en-CA"/>
        </w:rPr>
        <w:lastRenderedPageBreak/>
        <w:t xml:space="preserve">measurement precision of laser displacement sensors is great, but the efficiency is low due to point-by-point data </w:t>
      </w:r>
      <w:r w:rsidR="00BC4348" w:rsidRPr="00B61937">
        <w:rPr>
          <w:lang w:val="en-CA"/>
        </w:rPr>
        <w:t>collection [</w:t>
      </w:r>
      <w:r w:rsidR="0048335A" w:rsidRPr="00B61937">
        <w:rPr>
          <w:lang w:val="en-CA"/>
        </w:rPr>
        <w:t>26</w:t>
      </w:r>
      <w:r w:rsidR="008178DC" w:rsidRPr="00B61937">
        <w:rPr>
          <w:lang w:val="en-CA"/>
        </w:rPr>
        <w:t>]</w:t>
      </w:r>
      <w:r w:rsidRPr="00B61937">
        <w:rPr>
          <w:lang w:val="en-CA"/>
        </w:rPr>
        <w:t>.</w:t>
      </w:r>
      <w:r w:rsidR="00325355" w:rsidRPr="00B61937">
        <w:rPr>
          <w:lang w:val="en-CA"/>
        </w:rPr>
        <w:t xml:space="preserve"> Given the precision, using </w:t>
      </w:r>
      <w:r w:rsidR="007336E1">
        <w:rPr>
          <w:lang w:val="en-CA"/>
        </w:rPr>
        <w:t xml:space="preserve">a </w:t>
      </w:r>
      <w:r w:rsidR="00325355" w:rsidRPr="00B61937">
        <w:rPr>
          <w:lang w:val="en-CA"/>
        </w:rPr>
        <w:t xml:space="preserve">laser to measure linear displacement would be ideal. However, </w:t>
      </w:r>
      <w:r w:rsidR="0016297E" w:rsidRPr="00B61937">
        <w:rPr>
          <w:lang w:val="en-CA"/>
        </w:rPr>
        <w:t xml:space="preserve">it does not fit within the price point. Conducting laser measurements </w:t>
      </w:r>
      <w:r w:rsidR="00B67687" w:rsidRPr="00B61937">
        <w:rPr>
          <w:lang w:val="en-CA"/>
        </w:rPr>
        <w:t xml:space="preserve">for millimeter range is within the price point, but measuring nanometers is beyond price point as it exceeds over a thousand dollars per sensor or instrument that is available to be purchased off the shelf. </w:t>
      </w:r>
    </w:p>
    <w:p w14:paraId="31619EE0" w14:textId="247CD054" w:rsidR="00755F1E" w:rsidRPr="00163089" w:rsidRDefault="00755F1E" w:rsidP="0050368C">
      <w:pPr>
        <w:pStyle w:val="Heading2"/>
      </w:pPr>
      <w:bookmarkStart w:id="75" w:name="_Toc119591486"/>
      <w:bookmarkStart w:id="76" w:name="_Toc121256160"/>
      <w:r w:rsidRPr="00163089">
        <w:t>Methods of Vibration Simulation</w:t>
      </w:r>
      <w:bookmarkEnd w:id="75"/>
      <w:bookmarkEnd w:id="76"/>
    </w:p>
    <w:p w14:paraId="312ACB15" w14:textId="3FFCB2BF" w:rsidR="00F412E5" w:rsidRDefault="00900DE9" w:rsidP="00900DE9">
      <w:pPr>
        <w:rPr>
          <w:rFonts w:cstheme="minorHAnsi"/>
        </w:rPr>
      </w:pPr>
      <w:r w:rsidRPr="00B61937">
        <w:rPr>
          <w:rFonts w:cstheme="minorHAnsi"/>
        </w:rPr>
        <w:t xml:space="preserve">Over the course of the turtle eggs' 65 to 95-day incubation cycle, </w:t>
      </w:r>
      <w:r w:rsidR="00F412E5" w:rsidRPr="00B61937">
        <w:rPr>
          <w:rFonts w:cstheme="minorHAnsi"/>
        </w:rPr>
        <w:t>vibration</w:t>
      </w:r>
      <w:r w:rsidRPr="00B61937">
        <w:rPr>
          <w:rFonts w:cstheme="minorHAnsi"/>
        </w:rPr>
        <w:t xml:space="preserve"> treatment would need to be given </w:t>
      </w:r>
      <w:commentRangeStart w:id="77"/>
      <w:r w:rsidRPr="00B61937">
        <w:rPr>
          <w:rFonts w:cstheme="minorHAnsi"/>
        </w:rPr>
        <w:t>continu</w:t>
      </w:r>
      <w:r w:rsidR="006D590D">
        <w:rPr>
          <w:rFonts w:cstheme="minorHAnsi"/>
        </w:rPr>
        <w:t>ously</w:t>
      </w:r>
      <w:r w:rsidRPr="00B61937">
        <w:rPr>
          <w:rFonts w:cstheme="minorHAnsi"/>
        </w:rPr>
        <w:t xml:space="preserve"> </w:t>
      </w:r>
      <w:commentRangeEnd w:id="77"/>
      <w:r w:rsidR="00E9457E">
        <w:rPr>
          <w:rStyle w:val="CommentReference"/>
          <w:rFonts w:cstheme="minorBidi"/>
          <w:lang w:val="en-CA"/>
        </w:rPr>
        <w:commentReference w:id="77"/>
      </w:r>
      <w:r w:rsidRPr="00B61937">
        <w:rPr>
          <w:rFonts w:cstheme="minorHAnsi"/>
        </w:rPr>
        <w:t xml:space="preserve">[8]. </w:t>
      </w:r>
      <w:r w:rsidR="00F412E5" w:rsidRPr="00B61937">
        <w:rPr>
          <w:rFonts w:cstheme="minorHAnsi"/>
        </w:rPr>
        <w:t>The use of DC brushless motors</w:t>
      </w:r>
      <w:r w:rsidRPr="00B61937">
        <w:rPr>
          <w:rFonts w:cstheme="minorHAnsi"/>
        </w:rPr>
        <w:t xml:space="preserve"> </w:t>
      </w:r>
      <w:r w:rsidR="00F412E5" w:rsidRPr="00B61937">
        <w:rPr>
          <w:rFonts w:cstheme="minorHAnsi"/>
        </w:rPr>
        <w:t>was</w:t>
      </w:r>
      <w:r w:rsidRPr="00B61937">
        <w:rPr>
          <w:rFonts w:cstheme="minorHAnsi"/>
        </w:rPr>
        <w:t xml:space="preserve"> studied over the course of </w:t>
      </w:r>
      <w:r w:rsidR="00303B6A" w:rsidRPr="00B61937">
        <w:rPr>
          <w:rFonts w:cstheme="minorHAnsi"/>
        </w:rPr>
        <w:t>literature</w:t>
      </w:r>
      <w:r w:rsidRPr="00B61937">
        <w:rPr>
          <w:rFonts w:cstheme="minorHAnsi"/>
        </w:rPr>
        <w:t xml:space="preserve"> research and investigation on prospective vibration methods, and they will be presented here.</w:t>
      </w:r>
    </w:p>
    <w:p w14:paraId="67F6F6D6" w14:textId="560CCBED" w:rsidR="00393C05" w:rsidRDefault="00393C05" w:rsidP="00393C05">
      <w:pPr>
        <w:pStyle w:val="Heading3"/>
      </w:pPr>
      <w:bookmarkStart w:id="78" w:name="_Toc121256161"/>
      <w:r>
        <w:t>Linear Actuator</w:t>
      </w:r>
      <w:bookmarkEnd w:id="78"/>
    </w:p>
    <w:p w14:paraId="5916E56A" w14:textId="6F8D6812" w:rsidR="0024181B" w:rsidRPr="0024181B" w:rsidRDefault="0024181B" w:rsidP="0024181B">
      <w:pPr>
        <w:rPr>
          <w:lang w:val="en-CA"/>
        </w:rPr>
      </w:pPr>
      <w:r w:rsidRPr="0024181B">
        <w:rPr>
          <w:highlight w:val="yellow"/>
          <w:lang w:val="en-CA"/>
        </w:rPr>
        <w:t>TODO</w:t>
      </w:r>
    </w:p>
    <w:p w14:paraId="3F5F5058" w14:textId="0A04450B" w:rsidR="1F8712B8" w:rsidRPr="0024181B" w:rsidRDefault="00900DE9" w:rsidP="0024181B">
      <w:pPr>
        <w:pStyle w:val="Heading3"/>
      </w:pPr>
      <w:bookmarkStart w:id="79" w:name="_Toc119591487"/>
      <w:bookmarkStart w:id="80" w:name="_Toc121256162"/>
      <w:r w:rsidRPr="0024181B">
        <w:t>DC</w:t>
      </w:r>
      <w:r w:rsidR="00755F1E" w:rsidRPr="0024181B">
        <w:t xml:space="preserve"> Brushless Motor</w:t>
      </w:r>
      <w:bookmarkEnd w:id="79"/>
      <w:commentRangeStart w:id="81"/>
      <w:commentRangeEnd w:id="81"/>
      <w:r w:rsidR="00DC3D59" w:rsidRPr="0024181B">
        <w:rPr>
          <w:rStyle w:val="CommentReference"/>
          <w:sz w:val="24"/>
          <w:szCs w:val="24"/>
        </w:rPr>
        <w:commentReference w:id="81"/>
      </w:r>
      <w:bookmarkEnd w:id="80"/>
    </w:p>
    <w:p w14:paraId="6A71D926" w14:textId="0B69E3AB" w:rsidR="00755F1E" w:rsidRPr="00B61937" w:rsidRDefault="00755F1E" w:rsidP="0050368C">
      <w:pPr>
        <w:rPr>
          <w:rFonts w:cstheme="minorHAnsi"/>
        </w:rPr>
      </w:pPr>
      <w:r w:rsidRPr="00B61937">
        <w:rPr>
          <w:rFonts w:cstheme="minorHAnsi"/>
        </w:rPr>
        <w:t xml:space="preserve">A mechanical solution was revisited, as most students in the group had some experience with systems involving motors. This solution first examines a simple vibrating motor attached under a tabletop with some insulating pads near the legs for eliminating noise. First looked at was a brushless 3-phase motor with a </w:t>
      </w:r>
      <w:commentRangeStart w:id="83"/>
      <w:r w:rsidRPr="00B61937">
        <w:rPr>
          <w:rFonts w:cstheme="minorHAnsi"/>
        </w:rPr>
        <w:t xml:space="preserve">PWM </w:t>
      </w:r>
      <w:commentRangeEnd w:id="83"/>
      <w:r w:rsidR="00E67006">
        <w:rPr>
          <w:rStyle w:val="CommentReference"/>
          <w:rFonts w:cstheme="minorBidi"/>
          <w:lang w:val="en-CA"/>
        </w:rPr>
        <w:commentReference w:id="83"/>
      </w:r>
      <w:r w:rsidRPr="00B61937">
        <w:rPr>
          <w:rFonts w:cstheme="minorHAnsi"/>
        </w:rPr>
        <w:t xml:space="preserve">controller to control the </w:t>
      </w:r>
      <w:commentRangeStart w:id="84"/>
      <w:r w:rsidRPr="00B61937">
        <w:rPr>
          <w:rFonts w:cstheme="minorHAnsi"/>
        </w:rPr>
        <w:t xml:space="preserve">RPM </w:t>
      </w:r>
      <w:commentRangeEnd w:id="84"/>
      <w:r w:rsidR="00037A58">
        <w:rPr>
          <w:rStyle w:val="CommentReference"/>
          <w:rFonts w:cstheme="minorBidi"/>
          <w:lang w:val="en-CA"/>
        </w:rPr>
        <w:commentReference w:id="84"/>
      </w:r>
      <w:r w:rsidRPr="00B61937">
        <w:rPr>
          <w:rFonts w:cstheme="minorHAnsi"/>
        </w:rPr>
        <w:t xml:space="preserve">of the motor. However, most small motors have a limit where the vibration frequency stops decreasing at around </w:t>
      </w:r>
      <w:commentRangeStart w:id="85"/>
      <w:r w:rsidRPr="00B61937">
        <w:rPr>
          <w:rFonts w:cstheme="minorHAnsi"/>
        </w:rPr>
        <w:t xml:space="preserve">30 Hz </w:t>
      </w:r>
      <w:commentRangeEnd w:id="85"/>
      <w:r w:rsidR="0070508D">
        <w:rPr>
          <w:rStyle w:val="CommentReference"/>
          <w:rFonts w:cstheme="minorBidi"/>
          <w:lang w:val="en-CA"/>
        </w:rPr>
        <w:commentReference w:id="85"/>
      </w:r>
      <w:r w:rsidRPr="00B61937">
        <w:rPr>
          <w:rFonts w:cstheme="minorHAnsi"/>
        </w:rPr>
        <w:t>due to weight and size constraints</w:t>
      </w:r>
      <w:ins w:id="86" w:author="Yuu Ono" w:date="2022-12-08T09:30:00Z">
        <w:r w:rsidR="00FA4364">
          <w:rPr>
            <w:rFonts w:cstheme="minorHAnsi"/>
          </w:rPr>
          <w:t xml:space="preserve"> </w:t>
        </w:r>
        <w:commentRangeStart w:id="87"/>
        <w:r w:rsidR="00FA4364">
          <w:rPr>
            <w:rFonts w:cstheme="minorHAnsi"/>
          </w:rPr>
          <w:t>[11]</w:t>
        </w:r>
      </w:ins>
      <w:commentRangeEnd w:id="87"/>
      <w:ins w:id="88" w:author="Yuu Ono" w:date="2022-12-08T09:31:00Z">
        <w:r w:rsidR="004C5288">
          <w:rPr>
            <w:rStyle w:val="CommentReference"/>
            <w:rFonts w:cstheme="minorBidi"/>
            <w:lang w:val="en-CA"/>
          </w:rPr>
          <w:commentReference w:id="87"/>
        </w:r>
      </w:ins>
      <w:r w:rsidRPr="00B61937">
        <w:rPr>
          <w:rFonts w:cstheme="minorHAnsi"/>
        </w:rPr>
        <w:t xml:space="preserve"> (</w:t>
      </w:r>
      <w:r w:rsidRPr="00B61937">
        <w:rPr>
          <w:rFonts w:cstheme="minorHAnsi"/>
        </w:rPr>
        <w:fldChar w:fldCharType="begin"/>
      </w:r>
      <w:r w:rsidRPr="00B61937">
        <w:rPr>
          <w:rFonts w:cstheme="minorHAnsi"/>
        </w:rPr>
        <w:instrText xml:space="preserve"> REF _Ref117017625 \h </w:instrText>
      </w:r>
      <w:r w:rsidR="00B61937">
        <w:rPr>
          <w:rFonts w:cstheme="minorHAnsi"/>
        </w:rPr>
        <w:instrText xml:space="preserve"> \* MERGEFORMAT </w:instrText>
      </w:r>
      <w:r w:rsidRPr="00B61937">
        <w:rPr>
          <w:rFonts w:cstheme="minorHAnsi"/>
        </w:rPr>
      </w:r>
      <w:r w:rsidRPr="00B61937">
        <w:rPr>
          <w:rFonts w:cstheme="minorHAnsi"/>
        </w:rPr>
        <w:fldChar w:fldCharType="separate"/>
      </w:r>
      <w:r w:rsidRPr="00B61937">
        <w:rPr>
          <w:rFonts w:cstheme="minorHAnsi"/>
        </w:rPr>
        <w:t xml:space="preserve">Figure </w:t>
      </w:r>
      <w:r w:rsidRPr="00B61937">
        <w:rPr>
          <w:rFonts w:cstheme="minorHAnsi"/>
          <w:noProof/>
        </w:rPr>
        <w:t>1</w:t>
      </w:r>
      <w:r w:rsidRPr="00B61937">
        <w:rPr>
          <w:rFonts w:cstheme="minorHAnsi"/>
        </w:rPr>
        <w:fldChar w:fldCharType="end"/>
      </w:r>
      <w:r w:rsidRPr="00B61937">
        <w:rPr>
          <w:rFonts w:cstheme="minorHAnsi"/>
        </w:rPr>
        <w:t xml:space="preserve">). </w:t>
      </w:r>
    </w:p>
    <w:p w14:paraId="2CA4655E" w14:textId="77777777" w:rsidR="00755F1E" w:rsidRDefault="00755F1E" w:rsidP="0050368C">
      <w:commentRangeStart w:id="89"/>
      <w:commentRangeStart w:id="90"/>
      <w:r>
        <w:rPr>
          <w:noProof/>
        </w:rPr>
        <w:drawing>
          <wp:inline distT="0" distB="0" distL="0" distR="0" wp14:anchorId="76E68158" wp14:editId="03FCF87F">
            <wp:extent cx="6082625" cy="3269411"/>
            <wp:effectExtent l="0" t="0" r="0" b="7620"/>
            <wp:docPr id="313292484" name="Picture 3132924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2484" name="Picture 313292484"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01645" cy="3279634"/>
                    </a:xfrm>
                    <a:prstGeom prst="rect">
                      <a:avLst/>
                    </a:prstGeom>
                  </pic:spPr>
                </pic:pic>
              </a:graphicData>
            </a:graphic>
          </wp:inline>
        </w:drawing>
      </w:r>
      <w:commentRangeEnd w:id="89"/>
      <w:r>
        <w:rPr>
          <w:rStyle w:val="CommentReference"/>
          <w:rFonts w:cstheme="minorBidi"/>
          <w:lang w:val="en-CA"/>
        </w:rPr>
        <w:commentReference w:id="89"/>
      </w:r>
      <w:commentRangeEnd w:id="90"/>
      <w:r w:rsidR="00F61E7D">
        <w:rPr>
          <w:rStyle w:val="CommentReference"/>
          <w:rFonts w:cstheme="minorBidi"/>
          <w:lang w:val="en-CA"/>
        </w:rPr>
        <w:commentReference w:id="90"/>
      </w:r>
    </w:p>
    <w:p w14:paraId="39D18377" w14:textId="1C1554E9" w:rsidR="00755F1E" w:rsidRDefault="00755F1E" w:rsidP="0050368C">
      <w:pPr>
        <w:pStyle w:val="Caption"/>
      </w:pPr>
      <w:bookmarkStart w:id="93" w:name="_Ref117017625"/>
      <w:r>
        <w:lastRenderedPageBreak/>
        <w:t xml:space="preserve">Figure </w:t>
      </w:r>
      <w:r>
        <w:fldChar w:fldCharType="begin"/>
      </w:r>
      <w:r>
        <w:instrText>SEQ Figure \* ARABIC</w:instrText>
      </w:r>
      <w:r>
        <w:fldChar w:fldCharType="separate"/>
      </w:r>
      <w:r w:rsidR="00134B43" w:rsidRPr="0C8F4609">
        <w:rPr>
          <w:noProof/>
        </w:rPr>
        <w:t>1</w:t>
      </w:r>
      <w:r>
        <w:fldChar w:fldCharType="end"/>
      </w:r>
      <w:bookmarkEnd w:id="93"/>
      <w:r>
        <w:t xml:space="preserve"> - DC motor frequencies [11]</w:t>
      </w:r>
    </w:p>
    <w:p w14:paraId="5287F8D2" w14:textId="78771A9A" w:rsidR="22E48500" w:rsidRDefault="02EA2A2B" w:rsidP="206D3847">
      <w:commentRangeStart w:id="94"/>
      <w:r>
        <w:t>The</w:t>
      </w:r>
      <w:r w:rsidR="22E48500">
        <w:t xml:space="preserve"> </w:t>
      </w:r>
      <w:r>
        <w:t xml:space="preserve">team settled </w:t>
      </w:r>
      <w:r w:rsidR="3466ED9A">
        <w:t>on</w:t>
      </w:r>
      <w:r>
        <w:t xml:space="preserve"> a three-phase </w:t>
      </w:r>
      <w:r w:rsidR="7EEDB164">
        <w:t xml:space="preserve">brushless DC motor and </w:t>
      </w:r>
      <w:r w:rsidR="3F303CA2">
        <w:t>the DRV10970EVM motor driver to control the motor using PWM</w:t>
      </w:r>
      <w:commentRangeEnd w:id="94"/>
      <w:r w:rsidR="00857C2A">
        <w:rPr>
          <w:rStyle w:val="CommentReference"/>
          <w:rFonts w:cstheme="minorBidi"/>
          <w:lang w:val="en-CA"/>
        </w:rPr>
        <w:commentReference w:id="94"/>
      </w:r>
      <w:r w:rsidR="54447131">
        <w:t xml:space="preserve">. Testing of a stepper motor will still be held since a stepper motor turns </w:t>
      </w:r>
      <w:r w:rsidR="1D359785">
        <w:t>in both directions which can make the amplitude of vibrations even smaller using just small steps in alternating directions.</w:t>
      </w:r>
    </w:p>
    <w:p w14:paraId="46B1CF58" w14:textId="1492B6E1" w:rsidR="00755F1E" w:rsidRPr="00163089" w:rsidRDefault="00755F1E" w:rsidP="007336E1">
      <w:pPr>
        <w:pStyle w:val="Heading2"/>
      </w:pPr>
      <w:bookmarkStart w:id="95" w:name="_Toc119591488"/>
      <w:bookmarkStart w:id="96" w:name="_Toc121256163"/>
      <w:commentRangeStart w:id="97"/>
      <w:r>
        <w:t xml:space="preserve">Database </w:t>
      </w:r>
      <w:r w:rsidR="1C32F7B4">
        <w:t>O</w:t>
      </w:r>
      <w:r>
        <w:t xml:space="preserve">ptions </w:t>
      </w:r>
      <w:r w:rsidR="55CDF6F2">
        <w:t>to</w:t>
      </w:r>
      <w:r>
        <w:t xml:space="preserve"> </w:t>
      </w:r>
      <w:r w:rsidR="760A72AB">
        <w:t>S</w:t>
      </w:r>
      <w:r>
        <w:t xml:space="preserve">tore </w:t>
      </w:r>
      <w:r w:rsidR="78533166">
        <w:t>D</w:t>
      </w:r>
      <w:r>
        <w:t xml:space="preserve">ata </w:t>
      </w:r>
      <w:r w:rsidR="333C22EB">
        <w:t>A</w:t>
      </w:r>
      <w:r>
        <w:t>cquired</w:t>
      </w:r>
      <w:commentRangeEnd w:id="97"/>
      <w:r>
        <w:rPr>
          <w:rStyle w:val="CommentReference"/>
        </w:rPr>
        <w:commentReference w:id="97"/>
      </w:r>
      <w:bookmarkEnd w:id="95"/>
      <w:bookmarkEnd w:id="96"/>
    </w:p>
    <w:p w14:paraId="2E6C34A4" w14:textId="2A347E7D" w:rsidR="00755F1E" w:rsidRPr="00B61937" w:rsidRDefault="00755F1E" w:rsidP="0050368C">
      <w:pPr>
        <w:rPr>
          <w:rFonts w:cstheme="minorHAnsi"/>
        </w:rPr>
      </w:pPr>
      <w:r w:rsidRPr="00B61937">
        <w:rPr>
          <w:rFonts w:cstheme="minorHAnsi"/>
        </w:rPr>
        <w:t>Keeping in mind the requirements of this project, a database was needed to store and retrieve data collected from various sensors of the design. A database schema is included in Section 3.4 of the proposal to further explain and illustrate the design.</w:t>
      </w:r>
    </w:p>
    <w:p w14:paraId="082C50F9" w14:textId="632928D4" w:rsidR="00755F1E" w:rsidRDefault="00755F1E" w:rsidP="0050368C">
      <w:r w:rsidRPr="00B61937">
        <w:rPr>
          <w:rFonts w:cstheme="minorHAnsi"/>
        </w:rPr>
        <w:t>Focusing on Relational database management systems due to them being the most widely used databases</w:t>
      </w:r>
      <w:r>
        <w:t xml:space="preserve"> </w:t>
      </w:r>
      <w:sdt>
        <w:sdtPr>
          <w:id w:val="863793151"/>
          <w:lock w:val="contentLocked"/>
          <w:citation/>
        </w:sdtPr>
        <w:sdtContent>
          <w:r>
            <w:fldChar w:fldCharType="begin"/>
          </w:r>
          <w:r>
            <w:rPr>
              <w:lang w:val="en-CA"/>
            </w:rPr>
            <w:instrText xml:space="preserve">CITATION Arj22 \l 4105 </w:instrText>
          </w:r>
          <w:r>
            <w:fldChar w:fldCharType="separate"/>
          </w:r>
          <w:r w:rsidR="007861DA" w:rsidRPr="007861DA">
            <w:rPr>
              <w:noProof/>
              <w:lang w:val="en-CA"/>
            </w:rPr>
            <w:t>[12]</w:t>
          </w:r>
          <w:r>
            <w:fldChar w:fldCharType="end"/>
          </w:r>
        </w:sdtContent>
      </w:sdt>
      <w:r>
        <w:t xml:space="preserve"> </w:t>
      </w:r>
      <w:r w:rsidRPr="00B61937">
        <w:rPr>
          <w:rFonts w:cstheme="minorHAnsi"/>
        </w:rPr>
        <w:t>and having previous experience related to it, our first choice was narrowed down between a ‘Structured query</w:t>
      </w:r>
      <w:r w:rsidRPr="09A8788D">
        <w:t xml:space="preserve"> </w:t>
      </w:r>
      <w:r w:rsidRPr="00B61937">
        <w:rPr>
          <w:rFonts w:cstheme="minorHAnsi"/>
        </w:rPr>
        <w:t>Language’ (</w:t>
      </w:r>
      <w:commentRangeStart w:id="98"/>
      <w:commentRangeStart w:id="99"/>
      <w:r w:rsidRPr="00B61937">
        <w:rPr>
          <w:rFonts w:cstheme="minorHAnsi"/>
        </w:rPr>
        <w:t xml:space="preserve">SQL) and a ‘Not only Structured Query Language’ (NoSQL) </w:t>
      </w:r>
      <w:commentRangeEnd w:id="98"/>
      <w:r w:rsidRPr="00B61937">
        <w:rPr>
          <w:rStyle w:val="CommentReference"/>
          <w:rFonts w:cstheme="minorHAnsi"/>
        </w:rPr>
        <w:commentReference w:id="98"/>
      </w:r>
      <w:commentRangeEnd w:id="99"/>
      <w:r w:rsidRPr="00B61937">
        <w:rPr>
          <w:rStyle w:val="CommentReference"/>
          <w:rFonts w:cstheme="minorHAnsi"/>
        </w:rPr>
        <w:commentReference w:id="99"/>
      </w:r>
      <w:r w:rsidRPr="00B61937">
        <w:rPr>
          <w:rFonts w:cstheme="minorHAnsi"/>
        </w:rPr>
        <w:t>types of databases, with pros and cons for both.</w:t>
      </w:r>
      <w:r w:rsidRPr="09A8788D">
        <w:t xml:space="preserve"> </w:t>
      </w:r>
    </w:p>
    <w:p w14:paraId="272B0852" w14:textId="0CDD3AC7" w:rsidR="00755F1E" w:rsidRPr="00B61937" w:rsidRDefault="00755F1E" w:rsidP="0E7117AF">
      <w:pPr>
        <w:rPr>
          <w:rFonts w:cstheme="minorBidi"/>
        </w:rPr>
      </w:pPr>
      <w:r w:rsidRPr="0E7117AF">
        <w:rPr>
          <w:rFonts w:cstheme="minorBidi"/>
        </w:rPr>
        <w:t>Other than being the most common database management approach, using SQL offered us faster query processing, and standardized and user-friendly language</w:t>
      </w:r>
      <w:r w:rsidRPr="70085562">
        <w:t xml:space="preserve"> </w:t>
      </w:r>
      <w:sdt>
        <w:sdtPr>
          <w:id w:val="878363476"/>
          <w:lock w:val="contentLocked"/>
          <w:placeholder>
            <w:docPart w:val="DefaultPlaceholder_1081868574"/>
          </w:placeholder>
          <w:citation/>
        </w:sdtPr>
        <w:sdtContent>
          <w:r w:rsidRPr="70085562">
            <w:fldChar w:fldCharType="begin"/>
          </w:r>
          <w:r w:rsidRPr="70085562">
            <w:rPr>
              <w:lang w:val="en-CA"/>
            </w:rPr>
            <w:instrText xml:space="preserve"> CITATION Arj22 \l 4105 </w:instrText>
          </w:r>
          <w:r w:rsidRPr="70085562">
            <w:fldChar w:fldCharType="separate"/>
          </w:r>
          <w:r w:rsidR="007861DA" w:rsidRPr="007861DA">
            <w:rPr>
              <w:noProof/>
              <w:lang w:val="en-CA"/>
            </w:rPr>
            <w:t>[12]</w:t>
          </w:r>
          <w:r w:rsidRPr="70085562">
            <w:fldChar w:fldCharType="end"/>
          </w:r>
        </w:sdtContent>
      </w:sdt>
      <w:r w:rsidRPr="70085562">
        <w:t xml:space="preserve">. </w:t>
      </w:r>
      <w:r w:rsidRPr="0E7117AF">
        <w:rPr>
          <w:rFonts w:cstheme="minorBidi"/>
        </w:rPr>
        <w:t>NoSQL on the other hand offers flexible scalability and flexible data types</w:t>
      </w:r>
      <w:r w:rsidRPr="70085562">
        <w:t xml:space="preserve"> </w:t>
      </w:r>
      <w:sdt>
        <w:sdtPr>
          <w:id w:val="172617293"/>
          <w:lock w:val="contentLocked"/>
          <w:placeholder>
            <w:docPart w:val="DefaultPlaceholder_1081868574"/>
          </w:placeholder>
          <w:citation/>
        </w:sdtPr>
        <w:sdtContent>
          <w:r w:rsidRPr="70085562">
            <w:fldChar w:fldCharType="begin"/>
          </w:r>
          <w:r w:rsidRPr="70085562">
            <w:rPr>
              <w:lang w:val="en-CA"/>
            </w:rPr>
            <w:instrText xml:space="preserve"> CITATION Mon21 \l 4105 </w:instrText>
          </w:r>
          <w:r w:rsidRPr="70085562">
            <w:fldChar w:fldCharType="separate"/>
          </w:r>
          <w:r w:rsidR="007861DA" w:rsidRPr="007861DA">
            <w:rPr>
              <w:noProof/>
              <w:lang w:val="en-CA"/>
            </w:rPr>
            <w:t>[13]</w:t>
          </w:r>
          <w:r w:rsidRPr="70085562">
            <w:fldChar w:fldCharType="end"/>
          </w:r>
        </w:sdtContent>
      </w:sdt>
      <w:r w:rsidRPr="70085562">
        <w:t xml:space="preserve">. </w:t>
      </w:r>
      <w:r w:rsidRPr="0E7117AF">
        <w:rPr>
          <w:rFonts w:cstheme="minorBidi"/>
        </w:rPr>
        <w:t xml:space="preserve">Taking the needs of the lab into consideration, flexibility would not be a big concern since our schema will stay consistent over time, NoSQL seemed excessive for this </w:t>
      </w:r>
      <w:r w:rsidR="43697186" w:rsidRPr="0E7117AF">
        <w:rPr>
          <w:rFonts w:cstheme="minorBidi"/>
        </w:rPr>
        <w:t>project,</w:t>
      </w:r>
      <w:r w:rsidRPr="0E7117AF">
        <w:rPr>
          <w:rFonts w:cstheme="minorBidi"/>
        </w:rPr>
        <w:t xml:space="preserve"> which is why we eventually </w:t>
      </w:r>
      <w:r w:rsidR="3BB2CB4D" w:rsidRPr="0E7117AF">
        <w:rPr>
          <w:rFonts w:cstheme="minorBidi"/>
        </w:rPr>
        <w:t xml:space="preserve">prioritized </w:t>
      </w:r>
      <w:r w:rsidRPr="0E7117AF">
        <w:rPr>
          <w:rFonts w:cstheme="minorBidi"/>
        </w:rPr>
        <w:t>SQL, although using NoSQL will be set as a stretch goal.</w:t>
      </w:r>
    </w:p>
    <w:p w14:paraId="7AE10EB2" w14:textId="2A3CE56A" w:rsidR="00F412E5" w:rsidRDefault="00755F1E" w:rsidP="0E7117AF">
      <w:pPr>
        <w:rPr>
          <w:rFonts w:cstheme="minorBidi"/>
        </w:rPr>
      </w:pPr>
      <w:r w:rsidRPr="0E7117AF">
        <w:rPr>
          <w:rFonts w:cstheme="minorBidi"/>
        </w:rPr>
        <w:t xml:space="preserve">Under SQL, we narrowed our choices to industry standards, </w:t>
      </w:r>
      <w:r w:rsidR="00327D8C" w:rsidRPr="0E7117AF">
        <w:rPr>
          <w:rFonts w:cstheme="minorBidi"/>
        </w:rPr>
        <w:t>MySQL,</w:t>
      </w:r>
      <w:r w:rsidRPr="0E7117AF">
        <w:rPr>
          <w:rFonts w:cstheme="minorBidi"/>
        </w:rPr>
        <w:t xml:space="preserve"> and SQLite</w:t>
      </w:r>
      <w:r>
        <w:t xml:space="preserve"> </w:t>
      </w:r>
      <w:sdt>
        <w:sdtPr>
          <w:id w:val="-1578041207"/>
          <w:lock w:val="contentLocked"/>
          <w:placeholder>
            <w:docPart w:val="DefaultPlaceholder_1081868574"/>
          </w:placeholder>
          <w:citation/>
        </w:sdtPr>
        <w:sdtContent>
          <w:r>
            <w:fldChar w:fldCharType="begin"/>
          </w:r>
          <w:r>
            <w:rPr>
              <w:lang w:val="en-CA"/>
            </w:rPr>
            <w:instrText xml:space="preserve"> CITATION Sta22 \l 4105 </w:instrText>
          </w:r>
          <w:r>
            <w:fldChar w:fldCharType="separate"/>
          </w:r>
          <w:r w:rsidR="007861DA" w:rsidRPr="007861DA">
            <w:rPr>
              <w:noProof/>
              <w:lang w:val="en-CA"/>
            </w:rPr>
            <w:t>[14]</w:t>
          </w:r>
          <w:r>
            <w:fldChar w:fldCharType="end"/>
          </w:r>
        </w:sdtContent>
      </w:sdt>
      <w:r w:rsidRPr="3C99ACE2">
        <w:t xml:space="preserve">. </w:t>
      </w:r>
      <w:r w:rsidRPr="0E7117AF">
        <w:rPr>
          <w:rFonts w:cstheme="minorBidi"/>
        </w:rPr>
        <w:t>SQLite is a software library providing a relational database management system, not requiring servers to run, and is relatively easy to master when compared to MySQL</w:t>
      </w:r>
      <w:r>
        <w:t xml:space="preserve"> </w:t>
      </w:r>
      <w:sdt>
        <w:sdtPr>
          <w:id w:val="1660875209"/>
          <w:lock w:val="contentLocked"/>
          <w:placeholder>
            <w:docPart w:val="DefaultPlaceholder_1081868574"/>
          </w:placeholder>
          <w:citation/>
        </w:sdtPr>
        <w:sdtContent>
          <w:r>
            <w:fldChar w:fldCharType="begin"/>
          </w:r>
          <w:r>
            <w:rPr>
              <w:lang w:val="en-CA"/>
            </w:rPr>
            <w:instrText xml:space="preserve"> CITATION Edw22 \l 4105 </w:instrText>
          </w:r>
          <w:r>
            <w:fldChar w:fldCharType="separate"/>
          </w:r>
          <w:r w:rsidR="007861DA" w:rsidRPr="007861DA">
            <w:rPr>
              <w:noProof/>
              <w:lang w:val="en-CA"/>
            </w:rPr>
            <w:t>[15]</w:t>
          </w:r>
          <w:r>
            <w:fldChar w:fldCharType="end"/>
          </w:r>
        </w:sdtContent>
      </w:sdt>
      <w:r w:rsidRPr="3C99ACE2">
        <w:t xml:space="preserve">. </w:t>
      </w:r>
      <w:r w:rsidRPr="0E7117AF">
        <w:rPr>
          <w:rFonts w:cstheme="minorBidi"/>
        </w:rPr>
        <w:t xml:space="preserve">MySQL on the other hand offers remote access and data security as well as the possibility of handling much larger amounts of data. </w:t>
      </w:r>
    </w:p>
    <w:p w14:paraId="76EAD739" w14:textId="78E28404" w:rsidR="00F412E5" w:rsidRDefault="00755F1E" w:rsidP="0E7117AF">
      <w:pPr>
        <w:rPr>
          <w:rFonts w:cstheme="minorBidi"/>
        </w:rPr>
      </w:pPr>
      <w:r w:rsidRPr="0E7117AF">
        <w:rPr>
          <w:rFonts w:cstheme="minorBidi"/>
        </w:rPr>
        <w:t xml:space="preserve">Keeping in mind the requirements of the project, </w:t>
      </w:r>
      <w:r w:rsidR="127DAB2D" w:rsidRPr="0E7117AF">
        <w:rPr>
          <w:rFonts w:cstheme="minorBidi"/>
        </w:rPr>
        <w:t xml:space="preserve">although </w:t>
      </w:r>
      <w:r w:rsidRPr="0E7117AF">
        <w:rPr>
          <w:rFonts w:cstheme="minorBidi"/>
        </w:rPr>
        <w:t xml:space="preserve">MySQL </w:t>
      </w:r>
      <w:r w:rsidR="3D870D44" w:rsidRPr="0E7117AF">
        <w:rPr>
          <w:rFonts w:cstheme="minorBidi"/>
        </w:rPr>
        <w:t>did seem like</w:t>
      </w:r>
      <w:r w:rsidRPr="0E7117AF">
        <w:rPr>
          <w:rFonts w:cstheme="minorBidi"/>
        </w:rPr>
        <w:t xml:space="preserve"> a better alternative</w:t>
      </w:r>
      <w:r w:rsidR="11191099" w:rsidRPr="0E7117AF">
        <w:rPr>
          <w:rFonts w:cstheme="minorBidi"/>
        </w:rPr>
        <w:t xml:space="preserve"> </w:t>
      </w:r>
      <w:r w:rsidRPr="0E7117AF">
        <w:rPr>
          <w:rFonts w:cstheme="minorBidi"/>
        </w:rPr>
        <w:t>considering its popularity and the scalability aspect of our design</w:t>
      </w:r>
      <w:r w:rsidR="0A06484A" w:rsidRPr="0E7117AF">
        <w:rPr>
          <w:rFonts w:cstheme="minorBidi"/>
        </w:rPr>
        <w:t xml:space="preserve">, </w:t>
      </w:r>
      <w:r w:rsidR="2DB79CFC" w:rsidRPr="0E7117AF">
        <w:rPr>
          <w:rFonts w:cstheme="minorBidi"/>
        </w:rPr>
        <w:t>its</w:t>
      </w:r>
      <w:r w:rsidR="0A06484A" w:rsidRPr="0E7117AF">
        <w:rPr>
          <w:rFonts w:cstheme="minorBidi"/>
        </w:rPr>
        <w:t xml:space="preserve"> </w:t>
      </w:r>
      <w:r w:rsidR="26E23DEE" w:rsidRPr="0E7117AF">
        <w:rPr>
          <w:rFonts w:cstheme="minorBidi"/>
        </w:rPr>
        <w:t>implementation</w:t>
      </w:r>
      <w:r w:rsidR="3BBC7C0D" w:rsidRPr="0E7117AF">
        <w:rPr>
          <w:rFonts w:cstheme="minorBidi"/>
        </w:rPr>
        <w:t xml:space="preserve"> </w:t>
      </w:r>
      <w:r w:rsidR="26E23DEE" w:rsidRPr="0E7117AF">
        <w:rPr>
          <w:rFonts w:cstheme="minorBidi"/>
        </w:rPr>
        <w:t xml:space="preserve">on the Raspberry Pi is not as straightforward as initially expected. Raspberry pi uses a fork of MySQL called MariaDB. The lack of sufficient documentation and resources online </w:t>
      </w:r>
      <w:r w:rsidR="00DB2B04">
        <w:rPr>
          <w:rFonts w:cstheme="minorBidi"/>
        </w:rPr>
        <w:t>gave us enough</w:t>
      </w:r>
      <w:r w:rsidR="26E23DEE" w:rsidRPr="0E7117AF">
        <w:rPr>
          <w:rFonts w:cstheme="minorBidi"/>
        </w:rPr>
        <w:t xml:space="preserve"> reason to implement SQLite first</w:t>
      </w:r>
      <w:r w:rsidR="00A73C0B">
        <w:rPr>
          <w:rFonts w:cstheme="minorBidi"/>
        </w:rPr>
        <w:t>, more of which will be discussed in section 3.4.</w:t>
      </w:r>
    </w:p>
    <w:p w14:paraId="3A1B4190" w14:textId="6B24E969" w:rsidR="00303B6A" w:rsidRPr="007336E1" w:rsidRDefault="00F412E5" w:rsidP="00303B6A">
      <w:pPr>
        <w:pStyle w:val="Heading2"/>
      </w:pPr>
      <w:r w:rsidRPr="00163089">
        <w:t xml:space="preserve"> </w:t>
      </w:r>
      <w:bookmarkStart w:id="101" w:name="_Toc119591489"/>
      <w:bookmarkStart w:id="102" w:name="_Toc121256164"/>
      <w:commentRangeStart w:id="103"/>
      <w:r w:rsidR="00755F1E" w:rsidRPr="00163089">
        <w:t>User Interface Framework</w:t>
      </w:r>
      <w:commentRangeEnd w:id="103"/>
      <w:r w:rsidR="00755F1E" w:rsidRPr="00163089">
        <w:rPr>
          <w:rStyle w:val="CommentReference"/>
        </w:rPr>
        <w:commentReference w:id="103"/>
      </w:r>
      <w:bookmarkEnd w:id="101"/>
      <w:bookmarkEnd w:id="102"/>
    </w:p>
    <w:p w14:paraId="645FC7D6" w14:textId="77777777" w:rsidR="00755F1E" w:rsidRPr="00B61937" w:rsidRDefault="00755F1E" w:rsidP="0050368C">
      <w:pPr>
        <w:rPr>
          <w:rFonts w:cstheme="minorHAnsi"/>
          <w:lang w:val="en-CA"/>
        </w:rPr>
      </w:pPr>
      <w:r w:rsidRPr="00B61937">
        <w:rPr>
          <w:rFonts w:cstheme="minorHAnsi"/>
          <w:lang w:val="en-CA"/>
        </w:rPr>
        <w:t xml:space="preserve">The User Interface (UI) is one of the main components that determines the user experience and how effectively the device can be used. After researching the various options of frameworks available, mainly the python ones, our results got narrowed down to 2 options: </w:t>
      </w:r>
      <w:proofErr w:type="spellStart"/>
      <w:r w:rsidRPr="00B61937">
        <w:rPr>
          <w:rFonts w:cstheme="minorHAnsi"/>
          <w:lang w:val="en-CA"/>
        </w:rPr>
        <w:t>Kivy</w:t>
      </w:r>
      <w:proofErr w:type="spellEnd"/>
      <w:r w:rsidRPr="00B61937">
        <w:rPr>
          <w:rFonts w:cstheme="minorHAnsi"/>
          <w:lang w:val="en-CA"/>
        </w:rPr>
        <w:t xml:space="preserve"> and PyQT6.</w:t>
      </w:r>
    </w:p>
    <w:p w14:paraId="498257A0" w14:textId="69E9C120" w:rsidR="00755F1E" w:rsidRPr="00B61937" w:rsidRDefault="00755F1E" w:rsidP="0050368C">
      <w:pPr>
        <w:rPr>
          <w:rFonts w:cstheme="minorHAnsi"/>
          <w:lang w:val="en-CA"/>
        </w:rPr>
      </w:pPr>
      <w:commentRangeStart w:id="105"/>
      <w:proofErr w:type="spellStart"/>
      <w:r w:rsidRPr="00B61937">
        <w:rPr>
          <w:rFonts w:cstheme="minorHAnsi"/>
          <w:lang w:val="en-CA"/>
        </w:rPr>
        <w:lastRenderedPageBreak/>
        <w:t>Kivy</w:t>
      </w:r>
      <w:proofErr w:type="spellEnd"/>
      <w:r w:rsidRPr="00B61937">
        <w:rPr>
          <w:rFonts w:cstheme="minorHAnsi"/>
          <w:lang w:val="en-CA"/>
        </w:rPr>
        <w:t xml:space="preserve"> and PyQT6</w:t>
      </w:r>
      <w:sdt>
        <w:sdtPr>
          <w:rPr>
            <w:rFonts w:cstheme="minorHAnsi"/>
            <w:lang w:val="en-CA"/>
          </w:rPr>
          <w:id w:val="-109131277"/>
          <w:citation/>
        </w:sdtPr>
        <w:sdtContent>
          <w:r w:rsidRPr="00B61937">
            <w:rPr>
              <w:rFonts w:cstheme="minorHAnsi"/>
              <w:lang w:val="en-CA"/>
            </w:rPr>
            <w:fldChar w:fldCharType="begin"/>
          </w:r>
          <w:r w:rsidRPr="00B61937">
            <w:rPr>
              <w:rFonts w:cstheme="minorHAnsi"/>
            </w:rPr>
            <w:instrText xml:space="preserve"> CITATION Act22 \l 1033 </w:instrText>
          </w:r>
          <w:r w:rsidRPr="00B61937">
            <w:rPr>
              <w:rFonts w:cstheme="minorHAnsi"/>
              <w:lang w:val="en-CA"/>
            </w:rPr>
            <w:fldChar w:fldCharType="separate"/>
          </w:r>
          <w:r w:rsidR="007861DA">
            <w:rPr>
              <w:rFonts w:cstheme="minorHAnsi"/>
              <w:noProof/>
            </w:rPr>
            <w:t xml:space="preserve"> </w:t>
          </w:r>
          <w:r w:rsidR="007861DA" w:rsidRPr="007861DA">
            <w:rPr>
              <w:rFonts w:cstheme="minorHAnsi"/>
              <w:noProof/>
            </w:rPr>
            <w:t>[16]</w:t>
          </w:r>
          <w:r w:rsidRPr="00B61937">
            <w:rPr>
              <w:rFonts w:cstheme="minorHAnsi"/>
              <w:lang w:val="en-CA"/>
            </w:rPr>
            <w:fldChar w:fldCharType="end"/>
          </w:r>
        </w:sdtContent>
      </w:sdt>
      <w:r w:rsidRPr="00B61937">
        <w:rPr>
          <w:rFonts w:cstheme="minorHAnsi"/>
          <w:lang w:val="en-CA"/>
        </w:rPr>
        <w:t xml:space="preserve"> </w:t>
      </w:r>
      <w:commentRangeEnd w:id="105"/>
      <w:r w:rsidRPr="00B61937">
        <w:rPr>
          <w:rStyle w:val="CommentReference"/>
          <w:rFonts w:cstheme="minorHAnsi"/>
          <w:lang w:val="en-CA"/>
        </w:rPr>
        <w:commentReference w:id="105"/>
      </w:r>
      <w:r w:rsidRPr="00B61937">
        <w:rPr>
          <w:rFonts w:cstheme="minorHAnsi"/>
          <w:lang w:val="en-CA"/>
        </w:rPr>
        <w:t xml:space="preserve">are two of the most used python GUI frameworks in the industry. </w:t>
      </w:r>
      <w:proofErr w:type="spellStart"/>
      <w:r w:rsidRPr="00B61937">
        <w:rPr>
          <w:rFonts w:cstheme="minorHAnsi"/>
          <w:lang w:val="en-CA"/>
        </w:rPr>
        <w:t>Kivy</w:t>
      </w:r>
      <w:proofErr w:type="spellEnd"/>
      <w:r w:rsidRPr="00B61937">
        <w:rPr>
          <w:rFonts w:cstheme="minorHAnsi"/>
          <w:lang w:val="en-CA"/>
        </w:rPr>
        <w:t>, was made from the ground up for mobile GUI design, with the purpose of making clean modern looking GUIs that can be used on most system software like Linux, Windows, macOS, and Raspberry pi. It has great documentation but lacks on the online resources.</w:t>
      </w:r>
    </w:p>
    <w:p w14:paraId="2EDE0917" w14:textId="1C38BE1D" w:rsidR="00A2095A" w:rsidRDefault="00755F1E" w:rsidP="00A2095A">
      <w:pPr>
        <w:rPr>
          <w:rFonts w:cstheme="minorHAnsi"/>
          <w:lang w:val="en-CA"/>
        </w:rPr>
      </w:pPr>
      <w:r w:rsidRPr="00B61937">
        <w:rPr>
          <w:rFonts w:cstheme="minorHAnsi"/>
          <w:lang w:val="en-CA"/>
        </w:rPr>
        <w:t xml:space="preserve">PyQT6 on the other hand, has almost all the same features as </w:t>
      </w:r>
      <w:proofErr w:type="spellStart"/>
      <w:r w:rsidRPr="00B61937">
        <w:rPr>
          <w:rFonts w:cstheme="minorHAnsi"/>
          <w:lang w:val="en-CA"/>
        </w:rPr>
        <w:t>Kivy</w:t>
      </w:r>
      <w:proofErr w:type="spellEnd"/>
      <w:r w:rsidRPr="00B61937">
        <w:rPr>
          <w:rFonts w:cstheme="minorHAnsi"/>
          <w:lang w:val="en-CA"/>
        </w:rPr>
        <w:t xml:space="preserve"> but has an extra important feature that will be of great use in our project. This feature is called </w:t>
      </w:r>
      <w:proofErr w:type="spellStart"/>
      <w:r w:rsidRPr="00B61937">
        <w:rPr>
          <w:rFonts w:cstheme="minorHAnsi"/>
          <w:lang w:val="en-CA"/>
        </w:rPr>
        <w:t>QTDesigner</w:t>
      </w:r>
      <w:proofErr w:type="spellEnd"/>
      <w:sdt>
        <w:sdtPr>
          <w:rPr>
            <w:rFonts w:cstheme="minorHAnsi"/>
            <w:lang w:val="en-CA"/>
          </w:rPr>
          <w:id w:val="1999685604"/>
          <w:citation/>
        </w:sdtPr>
        <w:sdtContent>
          <w:r w:rsidRPr="00B61937">
            <w:rPr>
              <w:rFonts w:cstheme="minorHAnsi"/>
              <w:lang w:val="en-CA"/>
            </w:rPr>
            <w:fldChar w:fldCharType="begin"/>
          </w:r>
          <w:r w:rsidRPr="00B61937">
            <w:rPr>
              <w:rFonts w:cstheme="minorHAnsi"/>
            </w:rPr>
            <w:instrText xml:space="preserve"> CITATION Leo21 \l 1033 </w:instrText>
          </w:r>
          <w:r w:rsidRPr="00B61937">
            <w:rPr>
              <w:rFonts w:cstheme="minorHAnsi"/>
              <w:lang w:val="en-CA"/>
            </w:rPr>
            <w:fldChar w:fldCharType="separate"/>
          </w:r>
          <w:r w:rsidR="007861DA">
            <w:rPr>
              <w:rFonts w:cstheme="minorHAnsi"/>
              <w:noProof/>
            </w:rPr>
            <w:t xml:space="preserve"> </w:t>
          </w:r>
          <w:r w:rsidR="007861DA" w:rsidRPr="007861DA">
            <w:rPr>
              <w:rFonts w:cstheme="minorHAnsi"/>
              <w:noProof/>
            </w:rPr>
            <w:t>[17]</w:t>
          </w:r>
          <w:r w:rsidRPr="00B61937">
            <w:rPr>
              <w:rFonts w:cstheme="minorHAnsi"/>
              <w:lang w:val="en-CA"/>
            </w:rPr>
            <w:fldChar w:fldCharType="end"/>
          </w:r>
        </w:sdtContent>
      </w:sdt>
      <w:r w:rsidRPr="00B61937">
        <w:rPr>
          <w:rFonts w:cstheme="minorHAnsi"/>
          <w:lang w:val="en-CA"/>
        </w:rPr>
        <w:t>, it’s a program that allows you to seamlessly create GUIs by designing it on a 2D plane in a drag and drop fashion, and then adding functionality and style using python code. This allows for beautiful looking graphical interfaces that can be made with ease. Thus, we will be choosing the PyQT6 framework for our graphical user interface.</w:t>
      </w:r>
    </w:p>
    <w:p w14:paraId="386709AD" w14:textId="77777777" w:rsidR="00DC72E6" w:rsidRDefault="00DC72E6">
      <w:pPr>
        <w:spacing w:line="259" w:lineRule="auto"/>
        <w:jc w:val="left"/>
        <w:rPr>
          <w:rFonts w:cstheme="minorHAnsi"/>
          <w:lang w:val="en-CA"/>
        </w:rPr>
      </w:pPr>
      <w:r>
        <w:rPr>
          <w:rFonts w:cstheme="minorHAnsi"/>
          <w:lang w:val="en-CA"/>
        </w:rPr>
        <w:br w:type="page"/>
      </w:r>
    </w:p>
    <w:p w14:paraId="48D4D2A5" w14:textId="5F5B9EDD" w:rsidR="00755F1E" w:rsidRPr="00163089" w:rsidRDefault="00755F1E" w:rsidP="0050368C">
      <w:pPr>
        <w:pStyle w:val="Heading1"/>
      </w:pPr>
      <w:bookmarkStart w:id="107" w:name="_Toc119591490"/>
      <w:bookmarkStart w:id="108" w:name="_Toc121256165"/>
      <w:r w:rsidRPr="00163089">
        <w:lastRenderedPageBreak/>
        <w:t>Vibration Simulator Design</w:t>
      </w:r>
      <w:bookmarkEnd w:id="107"/>
      <w:bookmarkEnd w:id="108"/>
    </w:p>
    <w:p w14:paraId="27A1DDEF" w14:textId="76B9584E" w:rsidR="00755F1E" w:rsidRPr="00163089" w:rsidRDefault="004B44CA" w:rsidP="0050368C">
      <w:pPr>
        <w:pStyle w:val="Heading2"/>
      </w:pPr>
      <w:commentRangeStart w:id="109"/>
      <w:commentRangeStart w:id="110"/>
      <w:r w:rsidRPr="00163089">
        <w:t xml:space="preserve"> </w:t>
      </w:r>
      <w:bookmarkStart w:id="111" w:name="_Toc119591491"/>
      <w:bookmarkStart w:id="112" w:name="_Toc121256166"/>
      <w:r w:rsidRPr="00163089">
        <w:t>Simulation of Linear Displacement</w:t>
      </w:r>
      <w:bookmarkEnd w:id="111"/>
      <w:commentRangeEnd w:id="109"/>
      <w:r w:rsidR="001F3BDD">
        <w:rPr>
          <w:rStyle w:val="CommentReference"/>
          <w:rFonts w:eastAsiaTheme="minorHAnsi" w:cstheme="minorBidi"/>
          <w:bCs w:val="0"/>
          <w:color w:val="auto"/>
        </w:rPr>
        <w:commentReference w:id="109"/>
      </w:r>
      <w:bookmarkEnd w:id="112"/>
      <w:commentRangeEnd w:id="110"/>
      <w:r w:rsidR="00093995">
        <w:rPr>
          <w:rStyle w:val="CommentReference"/>
          <w:rFonts w:eastAsiaTheme="minorHAnsi" w:cstheme="minorBidi"/>
          <w:bCs w:val="0"/>
          <w:color w:val="auto"/>
        </w:rPr>
        <w:commentReference w:id="110"/>
      </w:r>
    </w:p>
    <w:p w14:paraId="07CBD313" w14:textId="0A020421" w:rsidR="00755F1E" w:rsidRPr="00B61937" w:rsidRDefault="00755F1E" w:rsidP="0050368C">
      <w:pPr>
        <w:rPr>
          <w:rFonts w:cstheme="minorHAnsi"/>
        </w:rPr>
      </w:pPr>
      <w:r w:rsidRPr="00B61937">
        <w:rPr>
          <w:rFonts w:cstheme="minorHAnsi"/>
        </w:rPr>
        <w:t>The 3D model replica (</w:t>
      </w:r>
      <w:r w:rsidRPr="00B61937">
        <w:rPr>
          <w:rFonts w:cstheme="minorHAnsi"/>
        </w:rPr>
        <w:fldChar w:fldCharType="begin"/>
      </w:r>
      <w:r w:rsidRPr="00B61937">
        <w:rPr>
          <w:rFonts w:cstheme="minorHAnsi"/>
        </w:rPr>
        <w:instrText xml:space="preserve"> REF _Ref116745115 \h </w:instrText>
      </w:r>
      <w:r w:rsidR="00B61937">
        <w:rPr>
          <w:rFonts w:cstheme="minorHAnsi"/>
        </w:rPr>
        <w:instrText xml:space="preserve"> \* MERGEFORMAT </w:instrText>
      </w:r>
      <w:r w:rsidRPr="00B61937">
        <w:rPr>
          <w:rFonts w:cstheme="minorHAnsi"/>
        </w:rPr>
      </w:r>
      <w:r w:rsidRPr="00B61937">
        <w:rPr>
          <w:rFonts w:cstheme="minorHAnsi"/>
        </w:rPr>
        <w:fldChar w:fldCharType="separate"/>
      </w:r>
      <w:r w:rsidRPr="00B61937">
        <w:rPr>
          <w:rFonts w:cstheme="minorHAnsi"/>
        </w:rPr>
        <w:t xml:space="preserve">Figure </w:t>
      </w:r>
      <w:r w:rsidRPr="00B61937">
        <w:rPr>
          <w:rFonts w:cstheme="minorHAnsi"/>
          <w:noProof/>
        </w:rPr>
        <w:t>2</w:t>
      </w:r>
      <w:r w:rsidRPr="00B61937">
        <w:rPr>
          <w:rFonts w:cstheme="minorHAnsi"/>
        </w:rPr>
        <w:fldChar w:fldCharType="end"/>
      </w:r>
      <w:r w:rsidRPr="00B61937">
        <w:rPr>
          <w:rFonts w:cstheme="minorHAnsi"/>
        </w:rPr>
        <w:t xml:space="preserve">) used as a starting point for the design is available under a Creative Commons license, provided by user </w:t>
      </w:r>
      <w:proofErr w:type="spellStart"/>
      <w:r w:rsidRPr="00B61937">
        <w:rPr>
          <w:rFonts w:cstheme="minorHAnsi"/>
        </w:rPr>
        <w:t>Polyfractal</w:t>
      </w:r>
      <w:proofErr w:type="spellEnd"/>
      <w:r w:rsidRPr="00B61937">
        <w:rPr>
          <w:rFonts w:cstheme="minorHAnsi"/>
        </w:rPr>
        <w:t xml:space="preserve"> on Thingiverse.com </w:t>
      </w:r>
      <w:sdt>
        <w:sdtPr>
          <w:rPr>
            <w:rFonts w:cstheme="minorHAnsi"/>
          </w:rPr>
          <w:id w:val="-1255119453"/>
          <w:citation/>
        </w:sdtPr>
        <w:sdtContent>
          <w:r w:rsidRPr="00B61937">
            <w:rPr>
              <w:rFonts w:cstheme="minorHAnsi"/>
            </w:rPr>
            <w:fldChar w:fldCharType="begin"/>
          </w:r>
          <w:r w:rsidRPr="00B61937">
            <w:rPr>
              <w:rFonts w:cstheme="minorHAnsi"/>
            </w:rPr>
            <w:instrText xml:space="preserve"> CITATION Pol22 \l 1033 </w:instrText>
          </w:r>
          <w:r w:rsidRPr="00B61937">
            <w:rPr>
              <w:rFonts w:cstheme="minorHAnsi"/>
            </w:rPr>
            <w:fldChar w:fldCharType="separate"/>
          </w:r>
          <w:r w:rsidR="007861DA" w:rsidRPr="007861DA">
            <w:rPr>
              <w:rFonts w:cstheme="minorHAnsi"/>
              <w:noProof/>
            </w:rPr>
            <w:t>[18]</w:t>
          </w:r>
          <w:r w:rsidRPr="00B61937">
            <w:rPr>
              <w:rFonts w:cstheme="minorHAnsi"/>
            </w:rPr>
            <w:fldChar w:fldCharType="end"/>
          </w:r>
        </w:sdtContent>
      </w:sdt>
      <w:r w:rsidRPr="00B61937">
        <w:rPr>
          <w:rFonts w:cstheme="minorHAnsi"/>
        </w:rPr>
        <w:t xml:space="preserve">. The specific </w:t>
      </w:r>
      <w:commentRangeStart w:id="113"/>
      <w:r w:rsidRPr="00B61937">
        <w:rPr>
          <w:rFonts w:cstheme="minorHAnsi"/>
        </w:rPr>
        <w:t xml:space="preserve">components </w:t>
      </w:r>
      <w:commentRangeEnd w:id="113"/>
      <w:r w:rsidR="001B21C2">
        <w:rPr>
          <w:rStyle w:val="CommentReference"/>
          <w:rFonts w:cstheme="minorBidi"/>
          <w:lang w:val="en-CA"/>
        </w:rPr>
        <w:commentReference w:id="113"/>
      </w:r>
      <w:r w:rsidRPr="00B61937">
        <w:rPr>
          <w:rFonts w:cstheme="minorHAnsi"/>
        </w:rPr>
        <w:t>that will be used from the print are the frame, flexure, motor shaft, and camshaft.</w:t>
      </w:r>
    </w:p>
    <w:p w14:paraId="316D2AB0" w14:textId="77777777" w:rsidR="00755F1E" w:rsidRDefault="00755F1E" w:rsidP="003C4B14">
      <w:pPr>
        <w:jc w:val="center"/>
      </w:pPr>
      <w:r>
        <w:rPr>
          <w:noProof/>
        </w:rPr>
        <w:drawing>
          <wp:inline distT="0" distB="0" distL="0" distR="0" wp14:anchorId="1AD5C66D" wp14:editId="162A1679">
            <wp:extent cx="2190672" cy="237363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20" t="4336" r="24719" b="9757"/>
                    <a:stretch/>
                  </pic:blipFill>
                  <pic:spPr bwMode="auto">
                    <a:xfrm>
                      <a:off x="0" y="0"/>
                      <a:ext cx="2194383" cy="23776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ACCF62" wp14:editId="6B9CE1FA">
            <wp:extent cx="2209275" cy="2380615"/>
            <wp:effectExtent l="0" t="0" r="635" b="0"/>
            <wp:docPr id="2" name="Picture 2" descr="A picture containing applianc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ance, watch&#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401" t="18428" r="33826" b="9214"/>
                    <a:stretch/>
                  </pic:blipFill>
                  <pic:spPr bwMode="auto">
                    <a:xfrm>
                      <a:off x="0" y="0"/>
                      <a:ext cx="2211777" cy="23833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962BED" wp14:editId="282029E5">
            <wp:extent cx="1543050" cy="23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07" t="18970" r="32419" b="8401"/>
                    <a:stretch/>
                  </pic:blipFill>
                  <pic:spPr bwMode="auto">
                    <a:xfrm>
                      <a:off x="0" y="0"/>
                      <a:ext cx="1548556" cy="2398487"/>
                    </a:xfrm>
                    <a:prstGeom prst="rect">
                      <a:avLst/>
                    </a:prstGeom>
                    <a:noFill/>
                    <a:ln>
                      <a:noFill/>
                    </a:ln>
                    <a:extLst>
                      <a:ext uri="{53640926-AAD7-44D8-BBD7-CCE9431645EC}">
                        <a14:shadowObscured xmlns:a14="http://schemas.microsoft.com/office/drawing/2010/main"/>
                      </a:ext>
                    </a:extLst>
                  </pic:spPr>
                </pic:pic>
              </a:graphicData>
            </a:graphic>
          </wp:inline>
        </w:drawing>
      </w:r>
    </w:p>
    <w:p w14:paraId="440B70E9" w14:textId="102C2A88" w:rsidR="00755F1E" w:rsidRDefault="00755F1E" w:rsidP="003C4B14">
      <w:pPr>
        <w:pStyle w:val="Caption"/>
        <w:jc w:val="center"/>
      </w:pPr>
      <w:bookmarkStart w:id="114" w:name="_Ref116745115"/>
      <w:r>
        <w:t xml:space="preserve">Figure </w:t>
      </w:r>
      <w:r>
        <w:fldChar w:fldCharType="begin"/>
      </w:r>
      <w:r>
        <w:instrText>SEQ Figure \* ARABIC</w:instrText>
      </w:r>
      <w:r>
        <w:fldChar w:fldCharType="separate"/>
      </w:r>
      <w:r w:rsidR="00134B43">
        <w:rPr>
          <w:noProof/>
        </w:rPr>
        <w:t>2</w:t>
      </w:r>
      <w:r>
        <w:fldChar w:fldCharType="end"/>
      </w:r>
      <w:bookmarkEnd w:id="114"/>
      <w:r>
        <w:t xml:space="preserve"> - Front and side views of the JWST Mirror fine positioning mechanism as designed by </w:t>
      </w:r>
      <w:proofErr w:type="spellStart"/>
      <w:r>
        <w:t>Polyfractal</w:t>
      </w:r>
      <w:proofErr w:type="spellEnd"/>
      <w:r>
        <w:t xml:space="preserve"> </w:t>
      </w:r>
      <w:sdt>
        <w:sdtPr>
          <w:id w:val="-1769456762"/>
          <w:citation/>
        </w:sdtPr>
        <w:sdtContent>
          <w:r>
            <w:fldChar w:fldCharType="begin"/>
          </w:r>
          <w:r>
            <w:rPr>
              <w:lang w:val="en-US"/>
            </w:rPr>
            <w:instrText xml:space="preserve"> CITATION Pol22 \l 1033 </w:instrText>
          </w:r>
          <w:r>
            <w:fldChar w:fldCharType="separate"/>
          </w:r>
          <w:r w:rsidR="007861DA" w:rsidRPr="007861DA">
            <w:rPr>
              <w:noProof/>
              <w:lang w:val="en-US"/>
            </w:rPr>
            <w:t>[18]</w:t>
          </w:r>
          <w:r>
            <w:fldChar w:fldCharType="end"/>
          </w:r>
        </w:sdtContent>
      </w:sdt>
    </w:p>
    <w:p w14:paraId="05F785B9" w14:textId="6A7FEC14" w:rsidR="00755F1E" w:rsidRPr="00B61937" w:rsidRDefault="00755F1E" w:rsidP="0050368C">
      <w:pPr>
        <w:rPr>
          <w:rFonts w:cstheme="minorHAnsi"/>
          <w:lang w:val="en-CA"/>
        </w:rPr>
      </w:pPr>
      <w:r w:rsidRPr="00B61937">
        <w:rPr>
          <w:rFonts w:cstheme="minorHAnsi"/>
          <w:lang w:val="en-CA"/>
        </w:rPr>
        <w:t xml:space="preserve">This model replicates the </w:t>
      </w:r>
      <w:commentRangeStart w:id="115"/>
      <w:r w:rsidRPr="00B61937">
        <w:rPr>
          <w:rFonts w:cstheme="minorHAnsi"/>
          <w:lang w:val="en-CA"/>
        </w:rPr>
        <w:t xml:space="preserve">JWST </w:t>
      </w:r>
      <w:commentRangeEnd w:id="115"/>
      <w:r w:rsidR="008907AC">
        <w:rPr>
          <w:rStyle w:val="CommentReference"/>
          <w:rFonts w:cstheme="minorBidi"/>
          <w:lang w:val="en-CA"/>
        </w:rPr>
        <w:commentReference w:id="115"/>
      </w:r>
      <w:r w:rsidRPr="00B61937">
        <w:rPr>
          <w:rFonts w:cstheme="minorHAnsi"/>
          <w:lang w:val="en-CA"/>
        </w:rPr>
        <w:t>Mirror Actuator fine positioning mechanism, as described in a research paper by</w:t>
      </w:r>
      <w:r w:rsidR="002861A0">
        <w:rPr>
          <w:rFonts w:cstheme="minorHAnsi"/>
          <w:lang w:val="en-CA"/>
        </w:rPr>
        <w:t xml:space="preserve"> Ball Aerospace engineer</w:t>
      </w:r>
      <w:r w:rsidRPr="00B61937">
        <w:rPr>
          <w:rFonts w:cstheme="minorHAnsi"/>
          <w:lang w:val="en-CA"/>
        </w:rPr>
        <w:t xml:space="preserve"> Robert Warden</w:t>
      </w:r>
      <w:r w:rsidR="00F07A8A">
        <w:rPr>
          <w:rFonts w:cstheme="minorHAnsi"/>
          <w:lang w:val="en-CA"/>
        </w:rPr>
        <w:t xml:space="preserve"> </w:t>
      </w:r>
      <w:sdt>
        <w:sdtPr>
          <w:rPr>
            <w:rFonts w:cstheme="minorHAnsi"/>
            <w:lang w:val="en-CA"/>
          </w:rPr>
          <w:id w:val="-295841362"/>
          <w:citation/>
        </w:sdtPr>
        <w:sdtContent>
          <w:r w:rsidR="00F07A8A">
            <w:rPr>
              <w:rFonts w:cstheme="minorHAnsi"/>
              <w:lang w:val="en-CA"/>
            </w:rPr>
            <w:fldChar w:fldCharType="begin"/>
          </w:r>
          <w:r w:rsidR="00F07A8A">
            <w:rPr>
              <w:rFonts w:cstheme="minorHAnsi"/>
            </w:rPr>
            <w:instrText xml:space="preserve"> CITATION War06 \l 1033 </w:instrText>
          </w:r>
          <w:r w:rsidR="00F07A8A">
            <w:rPr>
              <w:rFonts w:cstheme="minorHAnsi"/>
              <w:lang w:val="en-CA"/>
            </w:rPr>
            <w:fldChar w:fldCharType="separate"/>
          </w:r>
          <w:r w:rsidR="007861DA" w:rsidRPr="007861DA">
            <w:rPr>
              <w:rFonts w:cstheme="minorHAnsi"/>
              <w:noProof/>
            </w:rPr>
            <w:t>[19]</w:t>
          </w:r>
          <w:r w:rsidR="00F07A8A">
            <w:rPr>
              <w:rFonts w:cstheme="minorHAnsi"/>
              <w:lang w:val="en-CA"/>
            </w:rPr>
            <w:fldChar w:fldCharType="end"/>
          </w:r>
        </w:sdtContent>
      </w:sdt>
      <w:r w:rsidRPr="00B61937">
        <w:rPr>
          <w:rFonts w:cstheme="minorHAnsi"/>
          <w:lang w:val="en-CA"/>
        </w:rPr>
        <w:t xml:space="preserve">. The flexure and camshaft of this design can be altered to achieve the correct amount of displacement. As is, the flexure has a displacement of approximately 40 </w:t>
      </w:r>
      <w:proofErr w:type="spellStart"/>
      <w:r w:rsidRPr="00B61937">
        <w:rPr>
          <w:rFonts w:cstheme="minorHAnsi"/>
          <w:lang w:val="en-CA"/>
        </w:rPr>
        <w:t>μm</w:t>
      </w:r>
      <w:proofErr w:type="spellEnd"/>
      <w:r w:rsidRPr="00B61937">
        <w:rPr>
          <w:rFonts w:cstheme="minorHAnsi"/>
          <w:lang w:val="en-CA"/>
        </w:rPr>
        <w:t>. Changing the camshaft offset or the width/height of the flexure can</w:t>
      </w:r>
      <w:r w:rsidR="00061C99">
        <w:rPr>
          <w:rFonts w:cstheme="minorHAnsi"/>
          <w:lang w:val="en-CA"/>
        </w:rPr>
        <w:t xml:space="preserve"> increase or</w:t>
      </w:r>
      <w:r w:rsidRPr="00B61937">
        <w:rPr>
          <w:rFonts w:cstheme="minorHAnsi"/>
          <w:lang w:val="en-CA"/>
        </w:rPr>
        <w:t xml:space="preserve"> reduce the displacement further.</w:t>
      </w:r>
    </w:p>
    <w:p w14:paraId="03D1ACFA" w14:textId="6552ED5B" w:rsidR="00755F1E" w:rsidRDefault="00755F1E" w:rsidP="0050368C">
      <w:pPr>
        <w:rPr>
          <w:rFonts w:cstheme="minorHAnsi"/>
          <w:lang w:val="en-CA"/>
        </w:rPr>
      </w:pPr>
      <w:r w:rsidRPr="00B61937">
        <w:rPr>
          <w:rFonts w:cstheme="minorHAnsi"/>
          <w:lang w:val="en-CA"/>
        </w:rPr>
        <w:t xml:space="preserve">The flexure model will be simulated in </w:t>
      </w:r>
      <w:r w:rsidR="00655780">
        <w:rPr>
          <w:rFonts w:cstheme="minorHAnsi"/>
          <w:lang w:val="en-CA"/>
        </w:rPr>
        <w:t>Fusion 360</w:t>
      </w:r>
      <w:r w:rsidR="00FA423B" w:rsidRPr="00FA423B">
        <w:rPr>
          <w:rStyle w:val="CommentReference"/>
        </w:rPr>
        <w:t xml:space="preserve"> </w:t>
      </w:r>
      <w:sdt>
        <w:sdtPr>
          <w:rPr>
            <w:rStyle w:val="CommentReference"/>
            <w:sz w:val="22"/>
            <w:szCs w:val="22"/>
          </w:rPr>
          <w:id w:val="805742790"/>
          <w:citation/>
        </w:sdtPr>
        <w:sdtContent>
          <w:r w:rsidR="00FA423B" w:rsidRPr="00FA423B">
            <w:rPr>
              <w:rStyle w:val="CommentReference"/>
              <w:sz w:val="22"/>
              <w:szCs w:val="22"/>
            </w:rPr>
            <w:fldChar w:fldCharType="begin"/>
          </w:r>
          <w:r w:rsidR="00FA423B" w:rsidRPr="00FA423B">
            <w:rPr>
              <w:rStyle w:val="CommentReference"/>
              <w:sz w:val="22"/>
              <w:szCs w:val="22"/>
            </w:rPr>
            <w:instrText xml:space="preserve"> CITATION Fus22 \l 1033 </w:instrText>
          </w:r>
          <w:r w:rsidR="00FA423B" w:rsidRPr="00FA423B">
            <w:rPr>
              <w:rStyle w:val="CommentReference"/>
              <w:sz w:val="22"/>
              <w:szCs w:val="22"/>
            </w:rPr>
            <w:fldChar w:fldCharType="separate"/>
          </w:r>
          <w:r w:rsidR="007861DA" w:rsidRPr="007861DA">
            <w:rPr>
              <w:noProof/>
              <w:sz w:val="22"/>
              <w:szCs w:val="22"/>
            </w:rPr>
            <w:t>[20]</w:t>
          </w:r>
          <w:r w:rsidR="00FA423B" w:rsidRPr="00FA423B">
            <w:rPr>
              <w:rStyle w:val="CommentReference"/>
              <w:sz w:val="22"/>
              <w:szCs w:val="22"/>
            </w:rPr>
            <w:fldChar w:fldCharType="end"/>
          </w:r>
        </w:sdtContent>
      </w:sdt>
      <w:r w:rsidR="00FD4579">
        <w:rPr>
          <w:rStyle w:val="CommentReference"/>
        </w:rPr>
        <w:t xml:space="preserve"> </w:t>
      </w:r>
      <w:r w:rsidR="00FA423B">
        <w:rPr>
          <w:rStyle w:val="CommentReference"/>
        </w:rPr>
        <w:t xml:space="preserve"> </w:t>
      </w:r>
      <w:r w:rsidRPr="00B61937">
        <w:rPr>
          <w:rFonts w:cstheme="minorHAnsi"/>
          <w:lang w:val="en-CA"/>
        </w:rPr>
        <w:t>to test displacement capability. This method allows for faster iteration on the flexure and camshaft design, which can then be printed and integrated into the system for further testing.</w:t>
      </w:r>
    </w:p>
    <w:p w14:paraId="0646DC9E" w14:textId="77777777" w:rsidR="007336E1" w:rsidRPr="00B61937" w:rsidRDefault="007336E1" w:rsidP="007336E1">
      <w:pPr>
        <w:rPr>
          <w:rFonts w:cstheme="minorHAnsi"/>
          <w:lang w:val="en-CA"/>
        </w:rPr>
      </w:pPr>
      <w:r>
        <w:rPr>
          <w:rFonts w:cstheme="minorHAnsi"/>
          <w:lang w:val="en-CA"/>
        </w:rPr>
        <w:t xml:space="preserve">As is, the flexure design is capable of a 26 </w:t>
      </w:r>
      <w:proofErr w:type="spellStart"/>
      <w:r>
        <w:rPr>
          <w:rFonts w:cstheme="minorHAnsi"/>
          <w:lang w:val="en-CA"/>
        </w:rPr>
        <w:t>μm</w:t>
      </w:r>
      <w:proofErr w:type="spellEnd"/>
      <w:r>
        <w:rPr>
          <w:rFonts w:cstheme="minorHAnsi"/>
          <w:lang w:val="en-CA"/>
        </w:rPr>
        <w:t xml:space="preserve"> displacement (</w:t>
      </w:r>
      <w:r>
        <w:rPr>
          <w:rFonts w:cstheme="minorHAnsi"/>
          <w:lang w:val="en-CA"/>
        </w:rPr>
        <w:fldChar w:fldCharType="begin"/>
      </w:r>
      <w:r>
        <w:rPr>
          <w:rFonts w:cstheme="minorHAnsi"/>
          <w:lang w:val="en-CA"/>
        </w:rPr>
        <w:instrText xml:space="preserve"> REF _Ref119862895 \h </w:instrText>
      </w:r>
      <w:r>
        <w:rPr>
          <w:rFonts w:cstheme="minorHAnsi"/>
          <w:lang w:val="en-CA"/>
        </w:rPr>
      </w:r>
      <w:r>
        <w:rPr>
          <w:rFonts w:cstheme="minorHAnsi"/>
          <w:lang w:val="en-CA"/>
        </w:rPr>
        <w:fldChar w:fldCharType="separate"/>
      </w:r>
      <w:r>
        <w:t xml:space="preserve">Figure </w:t>
      </w:r>
      <w:r>
        <w:rPr>
          <w:noProof/>
        </w:rPr>
        <w:t>3</w:t>
      </w:r>
      <w:r>
        <w:rPr>
          <w:rFonts w:cstheme="minorHAnsi"/>
          <w:lang w:val="en-CA"/>
        </w:rPr>
        <w:fldChar w:fldCharType="end"/>
      </w:r>
      <w:r>
        <w:rPr>
          <w:rFonts w:cstheme="minorHAnsi"/>
          <w:lang w:val="en-CA"/>
        </w:rPr>
        <w:t xml:space="preserve">). To decrease the displacement, increasing the height of the flexure is effective. Further, making the most flexible parts of the flexure stiffer will also decrease the displacement. So far, 14 </w:t>
      </w:r>
      <w:proofErr w:type="spellStart"/>
      <w:r>
        <w:rPr>
          <w:rFonts w:cstheme="minorHAnsi"/>
          <w:lang w:val="en-CA"/>
        </w:rPr>
        <w:t>μm</w:t>
      </w:r>
      <w:proofErr w:type="spellEnd"/>
      <w:r>
        <w:rPr>
          <w:rFonts w:cstheme="minorHAnsi"/>
          <w:lang w:val="en-CA"/>
        </w:rPr>
        <w:t xml:space="preserve"> displacement has been achieved upon increasing the height of the flexure by 37 mm, with further iterations necessary. However, to decrease displacement increasing the width of the flexure in the x-direction was not effective. </w:t>
      </w:r>
      <w:commentRangeStart w:id="116"/>
      <w:r>
        <w:rPr>
          <w:rFonts w:cstheme="minorHAnsi"/>
          <w:lang w:val="en-CA"/>
        </w:rPr>
        <w:t>A 0.02 mm displacement was recorded which is not ideal nor in the range.</w:t>
      </w:r>
      <w:commentRangeEnd w:id="116"/>
      <w:r w:rsidR="00141937">
        <w:rPr>
          <w:rStyle w:val="CommentReference"/>
          <w:rFonts w:cstheme="minorBidi"/>
          <w:lang w:val="en-CA"/>
        </w:rPr>
        <w:commentReference w:id="116"/>
      </w:r>
    </w:p>
    <w:p w14:paraId="69D0B1EE" w14:textId="77777777" w:rsidR="007336E1" w:rsidRPr="007336E1" w:rsidRDefault="007336E1" w:rsidP="0050368C">
      <w:pPr>
        <w:rPr>
          <w:rFonts w:cstheme="minorHAnsi"/>
          <w:b/>
          <w:bCs/>
          <w:lang w:val="en-CA"/>
        </w:rPr>
      </w:pPr>
    </w:p>
    <w:p w14:paraId="58328786" w14:textId="39BA1037" w:rsidR="00134B43" w:rsidRPr="00134B43" w:rsidRDefault="00134B43" w:rsidP="00134B43">
      <w:pPr>
        <w:jc w:val="center"/>
        <w:rPr>
          <w:rFonts w:cstheme="minorHAnsi"/>
          <w:lang w:val="en-CA"/>
        </w:rPr>
      </w:pPr>
      <w:r>
        <w:rPr>
          <w:rFonts w:cstheme="minorHAnsi"/>
          <w:noProof/>
          <w:lang w:val="en-CA"/>
        </w:rPr>
        <w:lastRenderedPageBreak/>
        <w:drawing>
          <wp:inline distT="0" distB="0" distL="0" distR="0" wp14:anchorId="637C4E52" wp14:editId="0B969B75">
            <wp:extent cx="5151495" cy="427007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7631" r="24366" b="4741"/>
                    <a:stretch/>
                  </pic:blipFill>
                  <pic:spPr bwMode="auto">
                    <a:xfrm>
                      <a:off x="0" y="0"/>
                      <a:ext cx="5167674" cy="4283486"/>
                    </a:xfrm>
                    <a:prstGeom prst="rect">
                      <a:avLst/>
                    </a:prstGeom>
                    <a:noFill/>
                    <a:ln>
                      <a:noFill/>
                    </a:ln>
                    <a:extLst>
                      <a:ext uri="{53640926-AAD7-44D8-BBD7-CCE9431645EC}">
                        <a14:shadowObscured xmlns:a14="http://schemas.microsoft.com/office/drawing/2010/main"/>
                      </a:ext>
                    </a:extLst>
                  </pic:spPr>
                </pic:pic>
              </a:graphicData>
            </a:graphic>
          </wp:inline>
        </w:drawing>
      </w:r>
    </w:p>
    <w:p w14:paraId="2585FCF8" w14:textId="77777777" w:rsidR="00134B43" w:rsidRDefault="00134B43" w:rsidP="00134B43">
      <w:pPr>
        <w:pStyle w:val="Caption"/>
        <w:jc w:val="center"/>
        <w:rPr>
          <w:rFonts w:cstheme="minorHAnsi"/>
        </w:rPr>
      </w:pPr>
      <w:bookmarkStart w:id="117" w:name="_Ref119862895"/>
      <w:r>
        <w:t xml:space="preserve">Figure </w:t>
      </w:r>
      <w:r>
        <w:fldChar w:fldCharType="begin"/>
      </w:r>
      <w:r>
        <w:instrText>SEQ Figure \* ARABIC</w:instrText>
      </w:r>
      <w:r>
        <w:fldChar w:fldCharType="separate"/>
      </w:r>
      <w:r>
        <w:rPr>
          <w:noProof/>
        </w:rPr>
        <w:t>3</w:t>
      </w:r>
      <w:r>
        <w:fldChar w:fldCharType="end"/>
      </w:r>
      <w:bookmarkEnd w:id="117"/>
      <w:r>
        <w:t xml:space="preserve"> - Simulation result from Fusion 360. Simulation tested the original flexure design, with a 1mm camshaft offset. The displacement is measured to be 26</w:t>
      </w:r>
      <w:r>
        <w:rPr>
          <w:rFonts w:cstheme="minorHAnsi"/>
        </w:rPr>
        <w:t>μ</w:t>
      </w:r>
      <w:r>
        <w:t>m.</w:t>
      </w:r>
    </w:p>
    <w:p w14:paraId="1DE5B117" w14:textId="42679FB2" w:rsidR="00755F1E" w:rsidRPr="00B61937" w:rsidRDefault="00470D73" w:rsidP="0050368C">
      <w:pPr>
        <w:rPr>
          <w:rFonts w:cstheme="minorHAnsi"/>
          <w:lang w:val="en-CA"/>
        </w:rPr>
      </w:pPr>
      <w:r>
        <w:rPr>
          <w:rFonts w:cstheme="minorHAnsi"/>
          <w:lang w:val="en-CA"/>
        </w:rPr>
        <w:t>Mechanical t</w:t>
      </w:r>
      <w:r w:rsidR="00755F1E" w:rsidRPr="00B61937">
        <w:rPr>
          <w:rFonts w:cstheme="minorHAnsi"/>
          <w:lang w:val="en-CA"/>
        </w:rPr>
        <w:t>ests will use a 28BYJ-48 stepper motor and DC brushless motors. The gears from the print will be replaced by metal spur gears intended for RC cars. These gears are available as a 64-tooth output gear, and options of 17-tooth, 21-tooth, 26-tooth, and 29-tooth input gears. Other configurations are also available and will be tested as needed. The combination of these gears offers a significant reduction to the input frequency.</w:t>
      </w:r>
      <w:r w:rsidR="009F5B5A">
        <w:rPr>
          <w:rFonts w:cstheme="minorHAnsi"/>
          <w:lang w:val="en-CA"/>
        </w:rPr>
        <w:t xml:space="preserve"> The gears will be mounted to the actuator using 3 mm and 5 mm metal shafts, also intended for use in RC cars.</w:t>
      </w:r>
    </w:p>
    <w:p w14:paraId="0FC770A9" w14:textId="77777777" w:rsidR="00755F1E" w:rsidRDefault="00755F1E" w:rsidP="0050368C">
      <w:pPr>
        <w:rPr>
          <w:rFonts w:cstheme="minorHAnsi"/>
          <w:lang w:val="en-CA"/>
        </w:rPr>
      </w:pPr>
      <w:r w:rsidRPr="00B61937">
        <w:rPr>
          <w:rFonts w:cstheme="minorHAnsi"/>
          <w:lang w:val="en-CA"/>
        </w:rPr>
        <w:t xml:space="preserve">This design takes advantage of students’ knowledge of electronics, CAD design, and control systems as was learned in courses such as </w:t>
      </w:r>
      <w:commentRangeStart w:id="118"/>
      <w:commentRangeStart w:id="119"/>
      <w:r w:rsidRPr="00B61937">
        <w:rPr>
          <w:rFonts w:cstheme="minorHAnsi"/>
          <w:lang w:val="en-CA"/>
        </w:rPr>
        <w:t xml:space="preserve">ELEC 2507, ELEC 3105, ELEC 3509, ECOR 1010, SYSC 3600, and SYSC 4505. </w:t>
      </w:r>
      <w:commentRangeEnd w:id="118"/>
      <w:r w:rsidRPr="00B61937">
        <w:rPr>
          <w:rStyle w:val="CommentReference"/>
          <w:rFonts w:cstheme="minorHAnsi"/>
        </w:rPr>
        <w:commentReference w:id="118"/>
      </w:r>
      <w:commentRangeEnd w:id="119"/>
      <w:r w:rsidRPr="00B61937">
        <w:rPr>
          <w:rStyle w:val="CommentReference"/>
          <w:rFonts w:cstheme="minorHAnsi"/>
          <w:lang w:val="en-CA"/>
        </w:rPr>
        <w:commentReference w:id="119"/>
      </w:r>
      <w:r w:rsidRPr="00B61937">
        <w:rPr>
          <w:rFonts w:cstheme="minorHAnsi"/>
          <w:lang w:val="en-CA"/>
        </w:rPr>
        <w:t>As well, this concept will exercise the team’s ability to understand that where expertise is lacking, intuition and ingenuity can be used to take an existing solution and transform it to work for a new problem.</w:t>
      </w:r>
    </w:p>
    <w:p w14:paraId="38B2CBE1" w14:textId="325BDE31" w:rsidR="00755F1E" w:rsidRPr="00B61937" w:rsidRDefault="00A86D61" w:rsidP="0050368C">
      <w:pPr>
        <w:rPr>
          <w:rFonts w:cstheme="minorHAnsi"/>
          <w:lang w:val="en-CA"/>
        </w:rPr>
      </w:pPr>
      <w:r w:rsidRPr="00B61937">
        <w:rPr>
          <w:rFonts w:cstheme="minorHAnsi"/>
          <w:lang w:val="en-CA"/>
        </w:rPr>
        <w:t>To</w:t>
      </w:r>
      <w:r w:rsidR="00755F1E" w:rsidRPr="00B61937">
        <w:rPr>
          <w:rFonts w:cstheme="minorHAnsi"/>
          <w:lang w:val="en-CA"/>
        </w:rPr>
        <w:t xml:space="preserve"> arrive at a conclusion, a vigorous analysis will be conducted after </w:t>
      </w:r>
      <w:r w:rsidRPr="00B61937">
        <w:rPr>
          <w:rFonts w:cstheme="minorHAnsi"/>
          <w:lang w:val="en-CA"/>
        </w:rPr>
        <w:t>considering</w:t>
      </w:r>
      <w:r w:rsidR="00755F1E" w:rsidRPr="00B61937">
        <w:rPr>
          <w:rFonts w:cstheme="minorHAnsi"/>
          <w:lang w:val="en-CA"/>
        </w:rPr>
        <w:t xml:space="preserve"> the frequency, torque, and RPM along with noise produced and the motor that aligns with the required frequency, torque and amplitude with least noise will be chosen for the project. External factors </w:t>
      </w:r>
      <w:r w:rsidR="00755F1E" w:rsidRPr="00B61937">
        <w:rPr>
          <w:rFonts w:cstheme="minorHAnsi"/>
          <w:lang w:val="en-CA"/>
        </w:rPr>
        <w:lastRenderedPageBreak/>
        <w:t>such as temperature will affect the experiment data thus a controlled environment at room temperature will be considered for the experiment.</w:t>
      </w:r>
    </w:p>
    <w:p w14:paraId="024E5379" w14:textId="25F153F7" w:rsidR="00755F1E" w:rsidRPr="00163089" w:rsidRDefault="00755F1E" w:rsidP="0050368C">
      <w:pPr>
        <w:pStyle w:val="Heading2"/>
      </w:pPr>
      <w:bookmarkStart w:id="122" w:name="_Toc119591492"/>
      <w:bookmarkStart w:id="123" w:name="_Toc121256167"/>
      <w:r w:rsidRPr="00163089">
        <w:t>Database</w:t>
      </w:r>
      <w:bookmarkEnd w:id="122"/>
      <w:bookmarkEnd w:id="123"/>
    </w:p>
    <w:p w14:paraId="11E4EBA7" w14:textId="40610619" w:rsidR="00755F1E" w:rsidRPr="00AF3799" w:rsidRDefault="00755F1E" w:rsidP="0050368C">
      <w:pPr>
        <w:rPr>
          <w:rFonts w:cstheme="minorBidi"/>
          <w:lang w:val="en-CA"/>
        </w:rPr>
      </w:pPr>
      <w:r w:rsidRPr="4549783E">
        <w:rPr>
          <w:rFonts w:cstheme="minorBidi"/>
          <w:lang w:val="en-CA"/>
        </w:rPr>
        <w:t xml:space="preserve">A Relational Database Management System (RDMS) using the MySQL tool </w:t>
      </w:r>
      <w:r w:rsidR="00B43EE2" w:rsidRPr="4549783E">
        <w:rPr>
          <w:rFonts w:cstheme="minorBidi"/>
          <w:lang w:val="en-CA"/>
        </w:rPr>
        <w:t xml:space="preserve">was initially proposed to </w:t>
      </w:r>
      <w:r w:rsidRPr="4549783E">
        <w:rPr>
          <w:rFonts w:cstheme="minorBidi"/>
          <w:lang w:val="en-CA"/>
        </w:rPr>
        <w:t>keep track of all the required stats.</w:t>
      </w:r>
      <w:r w:rsidR="00B43EE2" w:rsidRPr="4549783E">
        <w:rPr>
          <w:rFonts w:cstheme="minorBidi"/>
          <w:lang w:val="en-CA"/>
        </w:rPr>
        <w:t xml:space="preserve"> After further research and implementation, </w:t>
      </w:r>
      <w:r w:rsidR="00AF6C16" w:rsidRPr="4549783E">
        <w:rPr>
          <w:rFonts w:cstheme="minorBidi"/>
          <w:lang w:val="en-CA"/>
        </w:rPr>
        <w:t>a database using SQLite was setup.</w:t>
      </w:r>
      <w:r w:rsidR="00F026D2" w:rsidRPr="4549783E">
        <w:rPr>
          <w:rFonts w:cstheme="minorBidi"/>
          <w:lang w:val="en-CA"/>
        </w:rPr>
        <w:t xml:space="preserve"> This resulted in a schema </w:t>
      </w:r>
      <w:r w:rsidR="00330954" w:rsidRPr="4549783E">
        <w:rPr>
          <w:rFonts w:cstheme="minorBidi"/>
          <w:lang w:val="en-CA"/>
        </w:rPr>
        <w:t xml:space="preserve">different </w:t>
      </w:r>
      <w:r w:rsidR="00F026D2" w:rsidRPr="4549783E">
        <w:rPr>
          <w:rFonts w:cstheme="minorBidi"/>
          <w:lang w:val="en-CA"/>
        </w:rPr>
        <w:t>than the one presented in the proposal</w:t>
      </w:r>
      <w:r w:rsidR="5B217349" w:rsidRPr="4549783E">
        <w:rPr>
          <w:rFonts w:cstheme="minorBidi"/>
          <w:lang w:val="en-CA"/>
        </w:rPr>
        <w:t xml:space="preserve"> </w:t>
      </w:r>
      <w:r w:rsidR="6E092BFE" w:rsidRPr="4549783E">
        <w:rPr>
          <w:rFonts w:cstheme="minorBidi"/>
          <w:lang w:val="en-CA"/>
        </w:rPr>
        <w:t>(see Figure 8 in Appendix 2).</w:t>
      </w:r>
    </w:p>
    <w:p w14:paraId="16311CF8" w14:textId="28DB9C1B" w:rsidR="00755F1E" w:rsidRDefault="00755F1E" w:rsidP="0050368C">
      <w:pPr>
        <w:rPr>
          <w:rFonts w:cstheme="minorHAnsi"/>
        </w:rPr>
      </w:pPr>
      <w:r w:rsidRPr="00AF3799">
        <w:rPr>
          <w:rFonts w:cstheme="minorHAnsi"/>
          <w:lang w:val="en-CA"/>
        </w:rPr>
        <w:fldChar w:fldCharType="begin"/>
      </w:r>
      <w:r w:rsidRPr="00AF3799">
        <w:rPr>
          <w:rFonts w:cstheme="minorHAnsi"/>
          <w:lang w:val="en-CA"/>
        </w:rPr>
        <w:instrText xml:space="preserve"> REF _Ref117017811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00EA678C" w:rsidRPr="00EA678C">
        <w:rPr>
          <w:rFonts w:cstheme="minorHAnsi"/>
        </w:rPr>
        <w:t xml:space="preserve">Figure </w:t>
      </w:r>
      <w:r w:rsidRPr="00AF3799">
        <w:rPr>
          <w:rFonts w:cstheme="minorHAnsi"/>
          <w:lang w:val="en-CA"/>
        </w:rPr>
        <w:fldChar w:fldCharType="end"/>
      </w:r>
      <w:r w:rsidR="00600D30">
        <w:rPr>
          <w:rFonts w:cstheme="minorHAnsi"/>
          <w:lang w:val="en-CA"/>
        </w:rPr>
        <w:t xml:space="preserve">4 </w:t>
      </w:r>
      <w:r w:rsidRPr="00AF3799">
        <w:rPr>
          <w:rFonts w:cstheme="minorHAnsi"/>
          <w:lang w:val="en-CA"/>
        </w:rPr>
        <w:t xml:space="preserve">below illustrates the </w:t>
      </w:r>
      <w:r w:rsidR="00E4086D">
        <w:rPr>
          <w:rFonts w:cstheme="minorHAnsi"/>
          <w:lang w:val="en-CA"/>
        </w:rPr>
        <w:t xml:space="preserve">updated </w:t>
      </w:r>
      <w:r w:rsidRPr="00AF3799">
        <w:rPr>
          <w:rFonts w:cstheme="minorHAnsi"/>
          <w:lang w:val="en-CA"/>
        </w:rPr>
        <w:t>schema used to store the project data. Every</w:t>
      </w:r>
      <w:r w:rsidRPr="00AF3799">
        <w:rPr>
          <w:rFonts w:cstheme="minorHAnsi"/>
        </w:rPr>
        <w:t xml:space="preserve"> experiment would have an individual ID number, </w:t>
      </w:r>
      <w:r w:rsidR="00DD772A">
        <w:rPr>
          <w:rFonts w:cstheme="minorHAnsi"/>
        </w:rPr>
        <w:t xml:space="preserve">a species type, a collection date, a start time, </w:t>
      </w:r>
      <w:r w:rsidRPr="00AF3799">
        <w:rPr>
          <w:rFonts w:cstheme="minorHAnsi"/>
        </w:rPr>
        <w:t>an email associated with the experiment</w:t>
      </w:r>
      <w:r w:rsidR="005B52E3">
        <w:rPr>
          <w:rFonts w:cstheme="minorHAnsi"/>
        </w:rPr>
        <w:t xml:space="preserve">, a timestamp for when the values where taken, and a </w:t>
      </w:r>
      <w:r w:rsidR="0004570C">
        <w:rPr>
          <w:rFonts w:cstheme="minorHAnsi"/>
        </w:rPr>
        <w:t>field to check the error status of the hardware.</w:t>
      </w:r>
      <w:r w:rsidRPr="00AF3799">
        <w:rPr>
          <w:rFonts w:cstheme="minorHAnsi"/>
        </w:rPr>
        <w:t xml:space="preserve"> </w:t>
      </w:r>
    </w:p>
    <w:p w14:paraId="4AF926E4" w14:textId="6ECBC29A" w:rsidR="00DD772A" w:rsidRDefault="00DD772A" w:rsidP="0004570C">
      <w:pPr>
        <w:jc w:val="center"/>
        <w:rPr>
          <w:rFonts w:cstheme="minorHAnsi"/>
        </w:rPr>
      </w:pPr>
      <w:r>
        <w:rPr>
          <w:noProof/>
        </w:rPr>
        <w:drawing>
          <wp:inline distT="0" distB="0" distL="0" distR="0" wp14:anchorId="19F56E4E" wp14:editId="6260DCCD">
            <wp:extent cx="1640085" cy="1775224"/>
            <wp:effectExtent l="0" t="0" r="381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1640085" cy="1775224"/>
                    </a:xfrm>
                    <a:prstGeom prst="rect">
                      <a:avLst/>
                    </a:prstGeom>
                  </pic:spPr>
                </pic:pic>
              </a:graphicData>
            </a:graphic>
          </wp:inline>
        </w:drawing>
      </w:r>
    </w:p>
    <w:p w14:paraId="6C570B5D" w14:textId="77777777" w:rsidR="0004570C" w:rsidRDefault="0004570C" w:rsidP="0004570C">
      <w:pPr>
        <w:pStyle w:val="Caption"/>
        <w:jc w:val="center"/>
      </w:pPr>
      <w:bookmarkStart w:id="124" w:name="_Ref117017811"/>
      <w:r>
        <w:t xml:space="preserve">Figure </w:t>
      </w:r>
      <w:r>
        <w:fldChar w:fldCharType="begin"/>
      </w:r>
      <w:r>
        <w:instrText>SEQ Figure \* ARABIC</w:instrText>
      </w:r>
      <w:r>
        <w:fldChar w:fldCharType="separate"/>
      </w:r>
      <w:r>
        <w:rPr>
          <w:noProof/>
        </w:rPr>
        <w:t>4</w:t>
      </w:r>
      <w:r>
        <w:fldChar w:fldCharType="end"/>
      </w:r>
      <w:bookmarkEnd w:id="124"/>
      <w:r>
        <w:t xml:space="preserve"> - Database Schemas</w:t>
      </w:r>
    </w:p>
    <w:p w14:paraId="0C1A69BC" w14:textId="77777777" w:rsidR="0004570C" w:rsidRPr="00AF3799" w:rsidRDefault="0004570C" w:rsidP="0050368C">
      <w:pPr>
        <w:rPr>
          <w:rFonts w:cstheme="minorHAnsi"/>
        </w:rPr>
      </w:pPr>
    </w:p>
    <w:p w14:paraId="75312285" w14:textId="50A8F59A" w:rsidR="00755F1E" w:rsidRDefault="00755F1E" w:rsidP="0050368C">
      <w:pPr>
        <w:rPr>
          <w:rFonts w:cstheme="minorHAnsi"/>
        </w:rPr>
      </w:pPr>
      <w:r w:rsidRPr="00AF3799">
        <w:rPr>
          <w:rFonts w:cstheme="minorHAnsi"/>
        </w:rPr>
        <w:t>Moreover, linked to each experiment would be the values gathered from the temperature, humidity, and pressure sensors, as well as the vibration frequency and displacement detected by the appropriately chosen sensor (accelerometer/linear position sensor) at a specified time interval</w:t>
      </w:r>
      <w:r w:rsidR="00A12DE2">
        <w:rPr>
          <w:rFonts w:cstheme="minorHAnsi"/>
        </w:rPr>
        <w:t xml:space="preserve">. </w:t>
      </w:r>
      <w:r w:rsidRPr="00AF3799">
        <w:rPr>
          <w:rFonts w:cstheme="minorHAnsi"/>
        </w:rPr>
        <w:t>Additionally, a field would be used to keep track of hardware failures (a bit output of 1 for example in case of a part malfunction), and another field would be used to keep track of the exact time the above data was collected at.</w:t>
      </w:r>
      <w:r w:rsidR="006F13D4">
        <w:rPr>
          <w:rFonts w:cstheme="minorHAnsi"/>
        </w:rPr>
        <w:t xml:space="preserve"> </w:t>
      </w:r>
    </w:p>
    <w:p w14:paraId="41FF3F53" w14:textId="3C6C7914" w:rsidR="00C7135C" w:rsidRDefault="00C7135C" w:rsidP="0050368C">
      <w:pPr>
        <w:rPr>
          <w:rFonts w:cstheme="minorHAnsi"/>
        </w:rPr>
      </w:pPr>
      <w:r w:rsidRPr="00862D3B">
        <w:rPr>
          <w:noProof/>
          <w:lang w:val="en-CA"/>
        </w:rPr>
        <w:drawing>
          <wp:inline distT="0" distB="0" distL="0" distR="0" wp14:anchorId="286DC783" wp14:editId="617C6744">
            <wp:extent cx="5943600" cy="339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725"/>
                    </a:xfrm>
                    <a:prstGeom prst="rect">
                      <a:avLst/>
                    </a:prstGeom>
                  </pic:spPr>
                </pic:pic>
              </a:graphicData>
            </a:graphic>
          </wp:inline>
        </w:drawing>
      </w:r>
    </w:p>
    <w:p w14:paraId="2A30FB58" w14:textId="77777777" w:rsidR="00C7135C" w:rsidRPr="00C7135C" w:rsidRDefault="00C7135C" w:rsidP="00C7135C">
      <w:pPr>
        <w:rPr>
          <w:i/>
          <w:iCs/>
          <w:sz w:val="18"/>
          <w:szCs w:val="18"/>
          <w:lang w:val="en-CA"/>
        </w:rPr>
      </w:pPr>
      <w:r w:rsidRPr="00C7135C">
        <w:rPr>
          <w:i/>
          <w:iCs/>
          <w:sz w:val="18"/>
          <w:szCs w:val="18"/>
          <w:lang w:val="en-CA"/>
        </w:rPr>
        <w:t>Figure 5. Output as a CSV file.</w:t>
      </w:r>
    </w:p>
    <w:p w14:paraId="2EB0BFAF" w14:textId="77777777" w:rsidR="00C7135C" w:rsidRDefault="00C7135C" w:rsidP="0050368C">
      <w:pPr>
        <w:rPr>
          <w:rFonts w:cstheme="minorBidi"/>
        </w:rPr>
      </w:pPr>
    </w:p>
    <w:p w14:paraId="71F2206F" w14:textId="0542D809" w:rsidR="00CC2239" w:rsidRPr="00AF3799" w:rsidRDefault="79F2FC17" w:rsidP="0688EEB5">
      <w:pPr>
        <w:rPr>
          <w:rFonts w:cstheme="minorBidi"/>
        </w:rPr>
      </w:pPr>
      <w:r w:rsidRPr="0688EEB5">
        <w:rPr>
          <w:rFonts w:cstheme="minorBidi"/>
        </w:rPr>
        <w:t xml:space="preserve">The database will be stored as a </w:t>
      </w:r>
      <w:r w:rsidR="4FECC3AD" w:rsidRPr="0688EEB5">
        <w:rPr>
          <w:rFonts w:cstheme="minorBidi"/>
        </w:rPr>
        <w:t>“</w:t>
      </w:r>
      <w:r w:rsidR="2064D9E2" w:rsidRPr="0688EEB5">
        <w:rPr>
          <w:rFonts w:cstheme="minorBidi"/>
        </w:rPr>
        <w:t>.</w:t>
      </w:r>
      <w:proofErr w:type="spellStart"/>
      <w:r w:rsidRPr="0688EEB5">
        <w:rPr>
          <w:rFonts w:cstheme="minorBidi"/>
        </w:rPr>
        <w:t>db</w:t>
      </w:r>
      <w:proofErr w:type="spellEnd"/>
      <w:r w:rsidR="2A64378B" w:rsidRPr="0688EEB5">
        <w:rPr>
          <w:rFonts w:cstheme="minorBidi"/>
        </w:rPr>
        <w:t>”</w:t>
      </w:r>
      <w:r w:rsidRPr="0688EEB5">
        <w:rPr>
          <w:rFonts w:cstheme="minorBidi"/>
        </w:rPr>
        <w:t xml:space="preserve"> file on the system. We will use a python code to convert </w:t>
      </w:r>
      <w:r w:rsidR="2064D9E2" w:rsidRPr="0688EEB5">
        <w:rPr>
          <w:rFonts w:cstheme="minorBidi"/>
        </w:rPr>
        <w:t xml:space="preserve">it </w:t>
      </w:r>
      <w:r w:rsidRPr="0688EEB5">
        <w:rPr>
          <w:rFonts w:cstheme="minorBidi"/>
        </w:rPr>
        <w:t xml:space="preserve">into a </w:t>
      </w:r>
      <w:r w:rsidR="75A3342D" w:rsidRPr="0688EEB5">
        <w:rPr>
          <w:rFonts w:cstheme="minorBidi"/>
        </w:rPr>
        <w:t>.CSV</w:t>
      </w:r>
      <w:r w:rsidRPr="0688EEB5">
        <w:rPr>
          <w:rFonts w:cstheme="minorBidi"/>
        </w:rPr>
        <w:t xml:space="preserve"> file </w:t>
      </w:r>
      <w:r w:rsidR="75A3342D" w:rsidRPr="0688EEB5">
        <w:rPr>
          <w:rFonts w:cstheme="minorBidi"/>
        </w:rPr>
        <w:t xml:space="preserve">(an example .CSV file is in figure 5 </w:t>
      </w:r>
      <w:r w:rsidR="2BC0A301" w:rsidRPr="0688EEB5">
        <w:rPr>
          <w:rFonts w:cstheme="minorBidi"/>
        </w:rPr>
        <w:t>above</w:t>
      </w:r>
      <w:r w:rsidR="75A3342D" w:rsidRPr="0688EEB5">
        <w:rPr>
          <w:rFonts w:cstheme="minorBidi"/>
        </w:rPr>
        <w:t xml:space="preserve">) </w:t>
      </w:r>
      <w:r w:rsidRPr="0688EEB5">
        <w:rPr>
          <w:rFonts w:cstheme="minorBidi"/>
        </w:rPr>
        <w:t xml:space="preserve">and email </w:t>
      </w:r>
      <w:r w:rsidR="2064D9E2" w:rsidRPr="0688EEB5">
        <w:rPr>
          <w:rFonts w:cstheme="minorBidi"/>
        </w:rPr>
        <w:t xml:space="preserve">it to the email account </w:t>
      </w:r>
      <w:r w:rsidRPr="0688EEB5">
        <w:rPr>
          <w:rFonts w:cstheme="minorBidi"/>
        </w:rPr>
        <w:t xml:space="preserve">associated with </w:t>
      </w:r>
      <w:r w:rsidR="2064D9E2" w:rsidRPr="0688EEB5">
        <w:rPr>
          <w:rFonts w:cstheme="minorBidi"/>
        </w:rPr>
        <w:t>the specific</w:t>
      </w:r>
      <w:r w:rsidRPr="0688EEB5">
        <w:rPr>
          <w:rFonts w:cstheme="minorBidi"/>
        </w:rPr>
        <w:t xml:space="preserve"> experiment.</w:t>
      </w:r>
      <w:r w:rsidR="2064D9E2" w:rsidRPr="0688EEB5">
        <w:rPr>
          <w:rFonts w:cstheme="minorBidi"/>
        </w:rPr>
        <w:t xml:space="preserve"> A temporary email </w:t>
      </w:r>
      <w:r w:rsidR="7ABC6BF4" w:rsidRPr="0688EEB5">
        <w:rPr>
          <w:rFonts w:cstheme="minorBidi"/>
        </w:rPr>
        <w:t xml:space="preserve">account </w:t>
      </w:r>
      <w:r w:rsidR="52492C8C" w:rsidRPr="0688EEB5">
        <w:rPr>
          <w:rFonts w:cstheme="minorBidi"/>
        </w:rPr>
        <w:t>associated with the lab</w:t>
      </w:r>
      <w:r w:rsidR="7ABC6BF4" w:rsidRPr="0688EEB5">
        <w:rPr>
          <w:rFonts w:cstheme="minorBidi"/>
        </w:rPr>
        <w:t xml:space="preserve"> to </w:t>
      </w:r>
      <w:r w:rsidR="7ABC6BF4" w:rsidRPr="0688EEB5">
        <w:rPr>
          <w:rFonts w:cstheme="minorBidi"/>
        </w:rPr>
        <w:lastRenderedPageBreak/>
        <w:t>send out emails</w:t>
      </w:r>
      <w:r w:rsidR="52492C8C" w:rsidRPr="0688EEB5">
        <w:rPr>
          <w:rFonts w:cstheme="minorBidi"/>
        </w:rPr>
        <w:t xml:space="preserve"> has been set up.</w:t>
      </w:r>
      <w:r w:rsidR="6895CA1A" w:rsidRPr="0688EEB5">
        <w:rPr>
          <w:rFonts w:cstheme="minorBidi"/>
        </w:rPr>
        <w:t xml:space="preserve"> </w:t>
      </w:r>
      <w:r w:rsidR="60D23B7C" w:rsidRPr="0688EEB5">
        <w:rPr>
          <w:rFonts w:cstheme="minorBidi"/>
        </w:rPr>
        <w:t>However, a</w:t>
      </w:r>
      <w:r w:rsidR="74EBA997" w:rsidRPr="0688EEB5">
        <w:rPr>
          <w:rFonts w:cstheme="minorBidi"/>
        </w:rPr>
        <w:t xml:space="preserve">n issue </w:t>
      </w:r>
      <w:r w:rsidR="003D9A7A" w:rsidRPr="0688EEB5">
        <w:rPr>
          <w:rFonts w:cstheme="minorBidi"/>
        </w:rPr>
        <w:t>arose</w:t>
      </w:r>
      <w:r w:rsidR="6895CA1A" w:rsidRPr="0688EEB5">
        <w:rPr>
          <w:rFonts w:cstheme="minorBidi"/>
        </w:rPr>
        <w:t xml:space="preserve"> with emails regarding 2 </w:t>
      </w:r>
      <w:r w:rsidR="2E9F53D4" w:rsidRPr="0688EEB5">
        <w:rPr>
          <w:rFonts w:cstheme="minorBidi"/>
        </w:rPr>
        <w:t>F</w:t>
      </w:r>
      <w:r w:rsidR="6895CA1A" w:rsidRPr="0688EEB5">
        <w:rPr>
          <w:rFonts w:cstheme="minorBidi"/>
        </w:rPr>
        <w:t xml:space="preserve">actor </w:t>
      </w:r>
      <w:r w:rsidR="2E9F53D4" w:rsidRPr="0688EEB5">
        <w:rPr>
          <w:rFonts w:cstheme="minorBidi"/>
        </w:rPr>
        <w:t>A</w:t>
      </w:r>
      <w:r w:rsidR="6895CA1A" w:rsidRPr="0688EEB5">
        <w:rPr>
          <w:rFonts w:cstheme="minorBidi"/>
        </w:rPr>
        <w:t>uthentication.</w:t>
      </w:r>
      <w:r w:rsidR="2E9F53D4" w:rsidRPr="0688EEB5">
        <w:rPr>
          <w:rFonts w:cstheme="minorBidi"/>
        </w:rPr>
        <w:t xml:space="preserve"> Google’s new </w:t>
      </w:r>
      <w:r w:rsidR="26F07594" w:rsidRPr="0688EEB5">
        <w:rPr>
          <w:rFonts w:cstheme="minorBidi"/>
        </w:rPr>
        <w:t>security update restricts access to 3</w:t>
      </w:r>
      <w:r w:rsidR="26F07594" w:rsidRPr="0688EEB5">
        <w:rPr>
          <w:rFonts w:cstheme="minorBidi"/>
          <w:vertAlign w:val="superscript"/>
        </w:rPr>
        <w:t>rd</w:t>
      </w:r>
      <w:r w:rsidR="26F07594" w:rsidRPr="0688EEB5">
        <w:rPr>
          <w:rFonts w:cstheme="minorBidi"/>
        </w:rPr>
        <w:t xml:space="preserve"> party applications without a </w:t>
      </w:r>
      <w:r w:rsidR="532B63BF" w:rsidRPr="0688EEB5">
        <w:rPr>
          <w:rFonts w:cstheme="minorBidi"/>
        </w:rPr>
        <w:t>phone number.</w:t>
      </w:r>
      <w:sdt>
        <w:sdtPr>
          <w:rPr>
            <w:rFonts w:cstheme="minorBidi"/>
          </w:rPr>
          <w:id w:val="1976794052"/>
          <w:lock w:val="contentLocked"/>
          <w:placeholder>
            <w:docPart w:val="DefaultPlaceholder_1081868574"/>
          </w:placeholder>
          <w:citation/>
        </w:sdtPr>
        <w:sdtContent>
          <w:r w:rsidR="006822B4" w:rsidRPr="0688EEB5">
            <w:rPr>
              <w:rFonts w:cstheme="minorBidi"/>
            </w:rPr>
            <w:fldChar w:fldCharType="begin"/>
          </w:r>
          <w:r w:rsidR="006822B4" w:rsidRPr="0688EEB5">
            <w:rPr>
              <w:rFonts w:cstheme="minorBidi"/>
              <w:lang w:val="en-CA"/>
            </w:rPr>
            <w:instrText xml:space="preserve"> CITATION Ada22 \l 4105 </w:instrText>
          </w:r>
          <w:r w:rsidR="006822B4" w:rsidRPr="0688EEB5">
            <w:rPr>
              <w:rFonts w:cstheme="minorBidi"/>
            </w:rPr>
            <w:fldChar w:fldCharType="separate"/>
          </w:r>
          <w:r w:rsidR="007861DA">
            <w:rPr>
              <w:rFonts w:cstheme="minorBidi"/>
              <w:noProof/>
              <w:lang w:val="en-CA"/>
            </w:rPr>
            <w:t xml:space="preserve"> </w:t>
          </w:r>
          <w:r w:rsidR="007861DA" w:rsidRPr="007861DA">
            <w:rPr>
              <w:rFonts w:cstheme="minorBidi"/>
              <w:noProof/>
              <w:lang w:val="en-CA"/>
            </w:rPr>
            <w:t>[21]</w:t>
          </w:r>
          <w:r w:rsidR="006822B4" w:rsidRPr="0688EEB5">
            <w:rPr>
              <w:rFonts w:cstheme="minorBidi"/>
            </w:rPr>
            <w:fldChar w:fldCharType="end"/>
          </w:r>
        </w:sdtContent>
      </w:sdt>
      <w:r w:rsidR="74EBA997" w:rsidRPr="0688EEB5">
        <w:rPr>
          <w:rFonts w:cstheme="minorBidi"/>
          <w:color w:val="FF0000"/>
        </w:rPr>
        <w:t xml:space="preserve"> </w:t>
      </w:r>
      <w:commentRangeStart w:id="125"/>
      <w:r w:rsidR="74EBA997" w:rsidRPr="0688EEB5">
        <w:rPr>
          <w:rFonts w:cstheme="minorBidi"/>
        </w:rPr>
        <w:t>Currently</w:t>
      </w:r>
      <w:commentRangeEnd w:id="125"/>
      <w:r w:rsidR="00507B5B">
        <w:rPr>
          <w:rStyle w:val="CommentReference"/>
        </w:rPr>
        <w:commentReference w:id="125"/>
      </w:r>
      <w:r w:rsidR="74EBA997" w:rsidRPr="0688EEB5">
        <w:rPr>
          <w:rFonts w:cstheme="minorBidi"/>
        </w:rPr>
        <w:t xml:space="preserve"> we are working on a way to send out emails without using a phone number for privacy reasons.</w:t>
      </w:r>
    </w:p>
    <w:p w14:paraId="745E5100" w14:textId="35AD89AC" w:rsidR="4549783E" w:rsidRDefault="4549783E"/>
    <w:p w14:paraId="7539AEEA" w14:textId="0F213D40" w:rsidR="00755F1E" w:rsidRPr="00163089" w:rsidRDefault="00755F1E" w:rsidP="0050368C">
      <w:pPr>
        <w:pStyle w:val="Heading2"/>
      </w:pPr>
      <w:bookmarkStart w:id="126" w:name="_Toc119591493"/>
      <w:bookmarkStart w:id="127" w:name="_Toc121256168"/>
      <w:commentRangeStart w:id="128"/>
      <w:commentRangeStart w:id="129"/>
      <w:r w:rsidRPr="00163089">
        <w:t>User Interface</w:t>
      </w:r>
      <w:commentRangeEnd w:id="128"/>
      <w:r w:rsidRPr="00163089">
        <w:rPr>
          <w:rStyle w:val="CommentReference"/>
        </w:rPr>
        <w:commentReference w:id="128"/>
      </w:r>
      <w:commentRangeEnd w:id="129"/>
      <w:r w:rsidRPr="00163089">
        <w:rPr>
          <w:rStyle w:val="CommentReference"/>
        </w:rPr>
        <w:commentReference w:id="129"/>
      </w:r>
      <w:bookmarkEnd w:id="126"/>
      <w:bookmarkEnd w:id="127"/>
    </w:p>
    <w:p w14:paraId="40F84C9B" w14:textId="23C54DD8" w:rsidR="00755F1E" w:rsidRPr="00AF3799" w:rsidRDefault="00755F1E" w:rsidP="0050368C">
      <w:pPr>
        <w:rPr>
          <w:rFonts w:cstheme="minorHAnsi"/>
        </w:rPr>
      </w:pPr>
      <w:r w:rsidRPr="00AF3799">
        <w:rPr>
          <w:rFonts w:cstheme="minorHAnsi"/>
        </w:rPr>
        <w:t xml:space="preserve">The user interface (UI) </w:t>
      </w:r>
      <w:del w:id="131" w:author="Yuu Ono" w:date="2022-12-08T09:51:00Z">
        <w:r w:rsidRPr="00AF3799" w:rsidDel="004B703B">
          <w:rPr>
            <w:rFonts w:cstheme="minorHAnsi"/>
          </w:rPr>
          <w:delText>is the only way</w:delText>
        </w:r>
      </w:del>
      <w:ins w:id="132" w:author="Yuu Ono" w:date="2022-12-08T09:52:00Z">
        <w:r w:rsidR="004B703B">
          <w:rPr>
            <w:rFonts w:cstheme="minorHAnsi"/>
          </w:rPr>
          <w:t>provides</w:t>
        </w:r>
      </w:ins>
      <w:ins w:id="133" w:author="Yuu Ono" w:date="2022-12-08T09:51:00Z">
        <w:r w:rsidR="004B703B">
          <w:rPr>
            <w:rFonts w:cstheme="minorHAnsi"/>
          </w:rPr>
          <w:t xml:space="preserve"> </w:t>
        </w:r>
      </w:ins>
      <w:ins w:id="134" w:author="Yuu Ono" w:date="2022-12-08T09:52:00Z">
        <w:r w:rsidR="004B703B">
          <w:rPr>
            <w:rFonts w:cstheme="minorHAnsi"/>
          </w:rPr>
          <w:t>a way that</w:t>
        </w:r>
      </w:ins>
      <w:r w:rsidRPr="00AF3799">
        <w:rPr>
          <w:rFonts w:cstheme="minorHAnsi"/>
        </w:rPr>
        <w:t xml:space="preserve"> a user can interact with our device; therefore, it must be designed for efficiency and simplicity. Our design philosophy is to create a single interface for all devices (when there is more than one), which allows for easier access and control of all the devices present in the lab which will be done by having a tab for each device/experiment.</w:t>
      </w:r>
    </w:p>
    <w:p w14:paraId="232D11E1" w14:textId="694491C2" w:rsidR="00CF0064" w:rsidRDefault="00755F1E" w:rsidP="00CF0064">
      <w:pPr>
        <w:rPr>
          <w:rFonts w:cstheme="minorHAnsi"/>
        </w:rPr>
      </w:pPr>
      <w:r w:rsidRPr="00AF3799">
        <w:rPr>
          <w:rFonts w:cstheme="minorHAnsi"/>
        </w:rPr>
        <w:t xml:space="preserve">The framework and language to be used in the building of this UI is PyQT6 and Python respectively. A great feature of PyQt6 is its 2D </w:t>
      </w:r>
      <w:r w:rsidR="00EE6A65" w:rsidRPr="00AF3799">
        <w:rPr>
          <w:rFonts w:cstheme="minorHAnsi"/>
        </w:rPr>
        <w:t>design</w:t>
      </w:r>
      <w:r w:rsidRPr="00AF3799">
        <w:rPr>
          <w:rFonts w:cstheme="minorHAnsi"/>
        </w:rPr>
        <w:t xml:space="preserve"> which allows for real-time designing of the UI on a 2D plane to then add functionality using code. This will streamline the UI process and allow for designs that are not as achievable as a pure code solution.</w:t>
      </w:r>
    </w:p>
    <w:p w14:paraId="4E931D05" w14:textId="77777777" w:rsidR="005442FE" w:rsidRPr="00AF3799" w:rsidRDefault="005442FE" w:rsidP="00CF0064">
      <w:pPr>
        <w:rPr>
          <w:rFonts w:cstheme="minorHAnsi"/>
        </w:rPr>
      </w:pPr>
    </w:p>
    <w:p w14:paraId="5871FC45" w14:textId="77777777" w:rsidR="00755F1E" w:rsidRDefault="00755F1E" w:rsidP="003C4B14">
      <w:pPr>
        <w:jc w:val="center"/>
      </w:pPr>
      <w:r>
        <w:rPr>
          <w:noProof/>
        </w:rPr>
        <w:drawing>
          <wp:inline distT="0" distB="0" distL="0" distR="0" wp14:anchorId="7F5B0FFC" wp14:editId="638133FA">
            <wp:extent cx="5290961" cy="3968222"/>
            <wp:effectExtent l="0" t="0" r="508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90961" cy="3968222"/>
                    </a:xfrm>
                    <a:prstGeom prst="rect">
                      <a:avLst/>
                    </a:prstGeom>
                  </pic:spPr>
                </pic:pic>
              </a:graphicData>
            </a:graphic>
          </wp:inline>
        </w:drawing>
      </w:r>
    </w:p>
    <w:p w14:paraId="27E7C825" w14:textId="4D6FCF46" w:rsidR="00755F1E" w:rsidRDefault="00755F1E" w:rsidP="003C4B14">
      <w:pPr>
        <w:pStyle w:val="Caption"/>
        <w:jc w:val="center"/>
      </w:pPr>
      <w:bookmarkStart w:id="135" w:name="_Ref117268783"/>
      <w:r>
        <w:t xml:space="preserve">Figure </w:t>
      </w:r>
      <w:r>
        <w:fldChar w:fldCharType="begin"/>
      </w:r>
      <w:r>
        <w:instrText>SEQ Figure \* ARABIC</w:instrText>
      </w:r>
      <w:r>
        <w:fldChar w:fldCharType="separate"/>
      </w:r>
      <w:r w:rsidR="00134B43">
        <w:rPr>
          <w:noProof/>
        </w:rPr>
        <w:t>5</w:t>
      </w:r>
      <w:r>
        <w:fldChar w:fldCharType="end"/>
      </w:r>
      <w:bookmarkEnd w:id="135"/>
      <w:r>
        <w:t xml:space="preserve">: Home screen </w:t>
      </w:r>
      <w:commentRangeStart w:id="136"/>
      <w:r>
        <w:t>UI Wireframe</w:t>
      </w:r>
      <w:commentRangeEnd w:id="136"/>
      <w:r>
        <w:rPr>
          <w:rStyle w:val="CommentReference"/>
          <w:i w:val="0"/>
          <w:iCs w:val="0"/>
          <w:color w:val="auto"/>
        </w:rPr>
        <w:commentReference w:id="136"/>
      </w:r>
    </w:p>
    <w:p w14:paraId="1B5862B1" w14:textId="77777777" w:rsidR="005442FE" w:rsidRPr="005442FE" w:rsidRDefault="005442FE" w:rsidP="005442FE">
      <w:pPr>
        <w:rPr>
          <w:lang w:val="en-CA"/>
        </w:rPr>
      </w:pPr>
    </w:p>
    <w:p w14:paraId="01F60E8F" w14:textId="77777777" w:rsidR="00755F1E" w:rsidRPr="00AF3799" w:rsidRDefault="00755F1E" w:rsidP="0050368C">
      <w:pPr>
        <w:rPr>
          <w:rFonts w:cstheme="minorHAnsi"/>
          <w:lang w:val="en-CA"/>
        </w:rPr>
      </w:pPr>
      <w:r w:rsidRPr="00AF3799">
        <w:rPr>
          <w:rFonts w:cstheme="minorHAnsi"/>
          <w:lang w:val="en-CA"/>
        </w:rPr>
        <w:t>Our UI consists of tabs, each tab is its own device/experiment. This allows for seamless switching and configuring of any device connected.</w:t>
      </w:r>
    </w:p>
    <w:p w14:paraId="579932A1" w14:textId="6E296C9B" w:rsidR="00755F1E" w:rsidRPr="00AF3799" w:rsidRDefault="00755F1E" w:rsidP="0050368C">
      <w:pPr>
        <w:rPr>
          <w:rFonts w:cstheme="minorHAnsi"/>
          <w:lang w:val="en-CA"/>
        </w:rPr>
      </w:pPr>
      <w:r w:rsidRPr="00AF3799">
        <w:rPr>
          <w:rFonts w:cstheme="minorHAnsi"/>
          <w:lang w:val="en-CA"/>
        </w:rPr>
        <w:t>The main screen (</w:t>
      </w:r>
      <w:r w:rsidRPr="00AF3799">
        <w:rPr>
          <w:rFonts w:cstheme="minorHAnsi"/>
          <w:lang w:val="en-CA"/>
        </w:rPr>
        <w:fldChar w:fldCharType="begin"/>
      </w:r>
      <w:r w:rsidRPr="00AF3799">
        <w:rPr>
          <w:rFonts w:cstheme="minorHAnsi"/>
          <w:lang w:val="en-CA"/>
        </w:rPr>
        <w:instrText xml:space="preserve"> REF _Ref117268783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00B90EAE" w:rsidRPr="00B90EAE">
        <w:rPr>
          <w:rFonts w:cstheme="minorHAnsi"/>
        </w:rPr>
        <w:t xml:space="preserve">Figure </w:t>
      </w:r>
      <w:r w:rsidR="00B90EAE" w:rsidRPr="00B90EAE">
        <w:rPr>
          <w:rFonts w:cstheme="minorHAnsi"/>
          <w:noProof/>
        </w:rPr>
        <w:t>5</w:t>
      </w:r>
      <w:r w:rsidRPr="00AF3799">
        <w:rPr>
          <w:rFonts w:cstheme="minorHAnsi"/>
          <w:lang w:val="en-CA"/>
        </w:rPr>
        <w:fldChar w:fldCharType="end"/>
      </w:r>
      <w:r w:rsidRPr="00AF3799">
        <w:rPr>
          <w:rFonts w:cstheme="minorHAnsi"/>
          <w:lang w:val="en-CA"/>
        </w:rPr>
        <w:t xml:space="preserve">) </w:t>
      </w:r>
      <w:r w:rsidR="00C22923">
        <w:rPr>
          <w:rFonts w:cstheme="minorHAnsi"/>
          <w:lang w:val="en-CA"/>
        </w:rPr>
        <w:t>provides</w:t>
      </w:r>
      <w:r w:rsidRPr="00AF3799">
        <w:rPr>
          <w:rFonts w:cstheme="minorHAnsi"/>
          <w:lang w:val="en-CA"/>
        </w:rPr>
        <w:t xml:space="preserve"> plenty of useful information that can be seen in real-time such as data from the sensors, time elapsed in the experiment, and the status of the motor. From this screen you can stop, play, or pause the experiment. There is also a settings navigation icon which allows you to setup or change the experiment details on the fly.</w:t>
      </w:r>
    </w:p>
    <w:p w14:paraId="2B382A8D" w14:textId="77777777" w:rsidR="00755F1E" w:rsidRDefault="00755F1E" w:rsidP="003C4B14">
      <w:pPr>
        <w:jc w:val="center"/>
      </w:pPr>
      <w:r>
        <w:rPr>
          <w:noProof/>
        </w:rPr>
        <w:drawing>
          <wp:inline distT="0" distB="0" distL="0" distR="0" wp14:anchorId="6EB3DA5B" wp14:editId="04CCBB6A">
            <wp:extent cx="5303520" cy="39776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3520" cy="3977640"/>
                    </a:xfrm>
                    <a:prstGeom prst="rect">
                      <a:avLst/>
                    </a:prstGeom>
                  </pic:spPr>
                </pic:pic>
              </a:graphicData>
            </a:graphic>
          </wp:inline>
        </w:drawing>
      </w:r>
    </w:p>
    <w:p w14:paraId="24C52875" w14:textId="681D300D" w:rsidR="00755F1E" w:rsidRDefault="00755F1E" w:rsidP="003C4B14">
      <w:pPr>
        <w:pStyle w:val="Caption"/>
        <w:jc w:val="center"/>
      </w:pPr>
      <w:bookmarkStart w:id="138" w:name="_Ref117268904"/>
      <w:r>
        <w:t xml:space="preserve">Figure </w:t>
      </w:r>
      <w:r>
        <w:fldChar w:fldCharType="begin"/>
      </w:r>
      <w:r>
        <w:instrText>SEQ Figure \* ARABIC</w:instrText>
      </w:r>
      <w:r>
        <w:fldChar w:fldCharType="separate"/>
      </w:r>
      <w:r w:rsidR="00134B43">
        <w:rPr>
          <w:noProof/>
        </w:rPr>
        <w:t>6</w:t>
      </w:r>
      <w:r>
        <w:fldChar w:fldCharType="end"/>
      </w:r>
      <w:bookmarkEnd w:id="138"/>
      <w:r>
        <w:t>: Settings UI Wireframe</w:t>
      </w:r>
    </w:p>
    <w:p w14:paraId="2EF1C527" w14:textId="5E53A463" w:rsidR="00755F1E" w:rsidRDefault="00755F1E" w:rsidP="0050368C">
      <w:pPr>
        <w:rPr>
          <w:rFonts w:cstheme="minorHAnsi"/>
        </w:rPr>
      </w:pPr>
      <w:r w:rsidRPr="00AF3799">
        <w:rPr>
          <w:rFonts w:cstheme="minorHAnsi"/>
        </w:rPr>
        <w:t>Once you navigate to the settings on any of the tabs/devices you are presented with options to change the parameters or units of your information (</w:t>
      </w:r>
      <w:r w:rsidRPr="00AF3799">
        <w:rPr>
          <w:rFonts w:cstheme="minorHAnsi"/>
        </w:rPr>
        <w:fldChar w:fldCharType="begin"/>
      </w:r>
      <w:r w:rsidRPr="00AF3799">
        <w:rPr>
          <w:rFonts w:cstheme="minorHAnsi"/>
        </w:rPr>
        <w:instrText xml:space="preserve"> REF _Ref117268904 \h </w:instrText>
      </w:r>
      <w:r w:rsidR="00AF3799">
        <w:rPr>
          <w:rFonts w:cstheme="minorHAnsi"/>
        </w:rPr>
        <w:instrText xml:space="preserve"> \* MERGEFORMAT </w:instrText>
      </w:r>
      <w:r w:rsidRPr="00AF3799">
        <w:rPr>
          <w:rFonts w:cstheme="minorHAnsi"/>
        </w:rPr>
      </w:r>
      <w:r w:rsidRPr="00AF3799">
        <w:rPr>
          <w:rFonts w:cstheme="minorHAnsi"/>
        </w:rPr>
        <w:fldChar w:fldCharType="separate"/>
      </w:r>
      <w:r w:rsidR="00B90EAE" w:rsidRPr="00B90EAE">
        <w:rPr>
          <w:rFonts w:cstheme="minorHAnsi"/>
        </w:rPr>
        <w:t xml:space="preserve">Figure </w:t>
      </w:r>
      <w:r w:rsidR="00B90EAE" w:rsidRPr="00B90EAE">
        <w:rPr>
          <w:rFonts w:cstheme="minorHAnsi"/>
          <w:noProof/>
        </w:rPr>
        <w:t>6</w:t>
      </w:r>
      <w:r w:rsidRPr="00AF3799">
        <w:rPr>
          <w:rFonts w:cstheme="minorHAnsi"/>
        </w:rPr>
        <w:fldChar w:fldCharType="end"/>
      </w:r>
      <w:r w:rsidRPr="00AF3799">
        <w:rPr>
          <w:rFonts w:cstheme="minorHAnsi"/>
        </w:rPr>
        <w:t>). Lab members can input their email addresses so exported data can be sent as a spreadsheet file to them directly, or they can export data onto a USB flash drive.</w:t>
      </w:r>
    </w:p>
    <w:p w14:paraId="7708FB40" w14:textId="77777777" w:rsidR="00413C48" w:rsidRDefault="00413C48" w:rsidP="0050368C">
      <w:pPr>
        <w:rPr>
          <w:rFonts w:cstheme="minorHAnsi"/>
        </w:rPr>
      </w:pPr>
    </w:p>
    <w:p w14:paraId="7A508E4A" w14:textId="77939A3A" w:rsidR="00CF0064" w:rsidRDefault="00CF0064" w:rsidP="0050368C">
      <w:pPr>
        <w:rPr>
          <w:rFonts w:cstheme="minorHAnsi"/>
        </w:rPr>
      </w:pPr>
      <w:r w:rsidRPr="00CF0064">
        <w:rPr>
          <w:rFonts w:cstheme="minorHAnsi"/>
        </w:rPr>
        <w:t>The user interface for th</w:t>
      </w:r>
      <w:r w:rsidR="00A27DBF">
        <w:rPr>
          <w:rFonts w:cstheme="minorHAnsi"/>
        </w:rPr>
        <w:t xml:space="preserve">e </w:t>
      </w:r>
      <w:r w:rsidRPr="00CF0064">
        <w:rPr>
          <w:rFonts w:cstheme="minorHAnsi"/>
        </w:rPr>
        <w:t xml:space="preserve">project is progressing </w:t>
      </w:r>
      <w:r w:rsidR="00413C48">
        <w:rPr>
          <w:rFonts w:cstheme="minorHAnsi"/>
        </w:rPr>
        <w:t>at a steady rat</w:t>
      </w:r>
      <w:r w:rsidR="0080531F">
        <w:rPr>
          <w:rFonts w:cstheme="minorHAnsi"/>
        </w:rPr>
        <w:t>e</w:t>
      </w:r>
      <w:r w:rsidRPr="00CF0064">
        <w:rPr>
          <w:rFonts w:cstheme="minorHAnsi"/>
        </w:rPr>
        <w:t xml:space="preserve">. The </w:t>
      </w:r>
      <w:r w:rsidR="00FD013E">
        <w:rPr>
          <w:rFonts w:cstheme="minorHAnsi"/>
        </w:rPr>
        <w:t xml:space="preserve">Qt Designer and the PyQT6 library </w:t>
      </w:r>
      <w:r w:rsidRPr="00CF0064">
        <w:rPr>
          <w:rFonts w:cstheme="minorHAnsi"/>
        </w:rPr>
        <w:t>is proving to be very useful for creating a graphical user interface</w:t>
      </w:r>
      <w:r w:rsidR="00EA4111">
        <w:rPr>
          <w:rFonts w:cstheme="minorHAnsi"/>
        </w:rPr>
        <w:t>, they both allow for approaching the GUI in a way which allows you to freely design</w:t>
      </w:r>
      <w:r w:rsidR="00BD32B7">
        <w:rPr>
          <w:rFonts w:cstheme="minorHAnsi"/>
        </w:rPr>
        <w:t xml:space="preserve"> the look of the user interface </w:t>
      </w:r>
      <w:r w:rsidR="00BD32B7">
        <w:rPr>
          <w:rFonts w:cstheme="minorHAnsi"/>
        </w:rPr>
        <w:lastRenderedPageBreak/>
        <w:t xml:space="preserve">without worrying about the functionality until </w:t>
      </w:r>
      <w:r w:rsidR="005F5AE6">
        <w:rPr>
          <w:rFonts w:cstheme="minorHAnsi"/>
        </w:rPr>
        <w:t>the end</w:t>
      </w:r>
      <w:r w:rsidRPr="00CF0064">
        <w:rPr>
          <w:rFonts w:cstheme="minorHAnsi"/>
        </w:rPr>
        <w:t>.</w:t>
      </w:r>
      <w:r w:rsidR="00A27DBF">
        <w:rPr>
          <w:rFonts w:cstheme="minorHAnsi"/>
        </w:rPr>
        <w:t xml:space="preserve"> </w:t>
      </w:r>
      <w:r w:rsidR="00A27DBF" w:rsidRPr="00A27DBF">
        <w:rPr>
          <w:rFonts w:cstheme="minorHAnsi"/>
        </w:rPr>
        <w:t xml:space="preserve">The basic layout is complete and most of the widgets are in place. The next step is to finish up the last few widgets and start </w:t>
      </w:r>
      <w:r w:rsidR="00A27DBF">
        <w:rPr>
          <w:rFonts w:cstheme="minorHAnsi"/>
        </w:rPr>
        <w:t>applying</w:t>
      </w:r>
      <w:r w:rsidR="00A27DBF" w:rsidRPr="00A27DBF">
        <w:rPr>
          <w:rFonts w:cstheme="minorHAnsi"/>
        </w:rPr>
        <w:t xml:space="preserve"> the </w:t>
      </w:r>
      <w:r w:rsidR="007277B2">
        <w:rPr>
          <w:rFonts w:cstheme="minorHAnsi"/>
        </w:rPr>
        <w:t xml:space="preserve">functionality to the </w:t>
      </w:r>
      <w:r w:rsidR="00FD013E">
        <w:rPr>
          <w:rFonts w:cstheme="minorHAnsi"/>
        </w:rPr>
        <w:t>various systems</w:t>
      </w:r>
      <w:r w:rsidR="00A27DBF" w:rsidRPr="00A27DBF">
        <w:rPr>
          <w:rFonts w:cstheme="minorHAnsi"/>
        </w:rPr>
        <w:t>.</w:t>
      </w:r>
      <w:r w:rsidR="00577A29">
        <w:rPr>
          <w:rFonts w:cstheme="minorHAnsi"/>
        </w:rPr>
        <w:t xml:space="preserve"> We have been </w:t>
      </w:r>
      <w:r w:rsidR="00FE7FE6">
        <w:rPr>
          <w:rFonts w:cstheme="minorHAnsi"/>
        </w:rPr>
        <w:t>meeting</w:t>
      </w:r>
      <w:r w:rsidR="00577A29">
        <w:rPr>
          <w:rFonts w:cstheme="minorHAnsi"/>
        </w:rPr>
        <w:t xml:space="preserve"> with the Davy Lab to understand and </w:t>
      </w:r>
      <w:r w:rsidR="00413C48">
        <w:rPr>
          <w:rFonts w:cstheme="minorHAnsi"/>
        </w:rPr>
        <w:t>address all their needs and solve any problems relating to the UI.</w:t>
      </w:r>
    </w:p>
    <w:p w14:paraId="51760B6C" w14:textId="57D89060" w:rsidR="00755F1E" w:rsidRPr="002D3776" w:rsidRDefault="00755F1E" w:rsidP="0050368C">
      <w:pPr>
        <w:pStyle w:val="Heading1"/>
      </w:pPr>
      <w:bookmarkStart w:id="139" w:name="_Toc119591494"/>
      <w:bookmarkStart w:id="140" w:name="_Toc121256169"/>
      <w:commentRangeStart w:id="141"/>
      <w:commentRangeStart w:id="142"/>
      <w:r w:rsidRPr="002D3776">
        <w:t>Work Plan</w:t>
      </w:r>
      <w:commentRangeEnd w:id="141"/>
      <w:r w:rsidRPr="002D3776">
        <w:rPr>
          <w:rStyle w:val="CommentReference"/>
        </w:rPr>
        <w:commentReference w:id="141"/>
      </w:r>
      <w:commentRangeEnd w:id="142"/>
      <w:r w:rsidRPr="002D3776">
        <w:rPr>
          <w:rStyle w:val="CommentReference"/>
        </w:rPr>
        <w:commentReference w:id="142"/>
      </w:r>
      <w:bookmarkEnd w:id="139"/>
      <w:bookmarkEnd w:id="140"/>
    </w:p>
    <w:p w14:paraId="38A1200D" w14:textId="30F54B2D" w:rsidR="00755F1E" w:rsidRDefault="00755F1E" w:rsidP="007C1583">
      <w:pPr>
        <w:pStyle w:val="Heading2"/>
      </w:pPr>
      <w:bookmarkStart w:id="143" w:name="_Toc119591495"/>
      <w:bookmarkStart w:id="144" w:name="_Toc121256170"/>
      <w:commentRangeStart w:id="145"/>
      <w:commentRangeStart w:id="146"/>
      <w:r w:rsidRPr="002D3776">
        <w:t>Roles, Tasks</w:t>
      </w:r>
      <w:commentRangeEnd w:id="145"/>
      <w:r w:rsidRPr="002D3776">
        <w:rPr>
          <w:rStyle w:val="CommentReference"/>
        </w:rPr>
        <w:commentReference w:id="145"/>
      </w:r>
      <w:r w:rsidRPr="002D3776">
        <w:t>, and Required Knowledge</w:t>
      </w:r>
      <w:r w:rsidR="007676C9">
        <w:t xml:space="preserve"> </w:t>
      </w:r>
      <w:r w:rsidR="007676C9">
        <w:rPr>
          <w:rFonts w:ascii="Wingdings" w:eastAsia="Wingdings" w:hAnsi="Wingdings" w:cs="Wingdings"/>
        </w:rPr>
        <w:t>ü</w:t>
      </w:r>
      <w:bookmarkEnd w:id="143"/>
      <w:commentRangeEnd w:id="146"/>
      <w:r w:rsidR="00CA45CD">
        <w:rPr>
          <w:rStyle w:val="CommentReference"/>
          <w:rFonts w:eastAsiaTheme="minorHAnsi" w:cstheme="minorBidi"/>
          <w:bCs w:val="0"/>
          <w:color w:val="auto"/>
        </w:rPr>
        <w:commentReference w:id="146"/>
      </w:r>
      <w:bookmarkEnd w:id="144"/>
    </w:p>
    <w:p w14:paraId="18576931" w14:textId="4F0944BB" w:rsidR="00755F1E" w:rsidRDefault="00755F1E" w:rsidP="00DC72E6">
      <w:pPr>
        <w:pStyle w:val="Caption"/>
        <w:jc w:val="left"/>
      </w:pPr>
      <w:r>
        <w:t xml:space="preserve">Table </w:t>
      </w:r>
      <w:r>
        <w:fldChar w:fldCharType="begin"/>
      </w:r>
      <w:r>
        <w:instrText>SEQ Table \* ARABIC</w:instrText>
      </w:r>
      <w:r>
        <w:fldChar w:fldCharType="separate"/>
      </w:r>
      <w:r w:rsidR="00097D61">
        <w:rPr>
          <w:noProof/>
        </w:rPr>
        <w:t>5</w:t>
      </w:r>
      <w:r>
        <w:fldChar w:fldCharType="end"/>
      </w:r>
      <w:r>
        <w:t xml:space="preserve"> - Roles, tasks, and relevant experience for each team member.</w:t>
      </w:r>
    </w:p>
    <w:tbl>
      <w:tblPr>
        <w:tblStyle w:val="ListTable3-Accent1"/>
        <w:tblW w:w="0" w:type="auto"/>
        <w:tblLayout w:type="fixed"/>
        <w:tblLook w:val="04A0" w:firstRow="1" w:lastRow="0" w:firstColumn="1" w:lastColumn="0" w:noHBand="0" w:noVBand="1"/>
      </w:tblPr>
      <w:tblGrid>
        <w:gridCol w:w="1255"/>
        <w:gridCol w:w="2250"/>
        <w:gridCol w:w="5845"/>
      </w:tblGrid>
      <w:tr w:rsidR="00755F1E" w:rsidRPr="00AF3799" w14:paraId="5C1C04A7" w14:textId="7777777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255" w:type="dxa"/>
            <w:tcBorders>
              <w:bottom w:val="single" w:sz="4" w:space="0" w:color="549E39" w:themeColor="accent1"/>
            </w:tcBorders>
          </w:tcPr>
          <w:p w14:paraId="6C6B47CD" w14:textId="77777777" w:rsidR="00755F1E" w:rsidRPr="00AF3799" w:rsidRDefault="00755F1E" w:rsidP="0050368C">
            <w:pPr>
              <w:rPr>
                <w:rFonts w:cstheme="minorHAnsi"/>
                <w:iCs w:val="0"/>
              </w:rPr>
            </w:pPr>
            <w:r w:rsidRPr="00AF3799">
              <w:rPr>
                <w:rFonts w:cstheme="minorHAnsi"/>
              </w:rPr>
              <w:t>Team Member</w:t>
            </w:r>
          </w:p>
        </w:tc>
        <w:tc>
          <w:tcPr>
            <w:tcW w:w="2250" w:type="dxa"/>
          </w:tcPr>
          <w:p w14:paraId="6AAE7CDB" w14:textId="77777777" w:rsidR="00755F1E" w:rsidRPr="00AF3799" w:rsidRDefault="00755F1E" w:rsidP="0050368C">
            <w:pPr>
              <w:cnfStyle w:val="100000000000" w:firstRow="1" w:lastRow="0" w:firstColumn="0" w:lastColumn="0" w:oddVBand="0" w:evenVBand="0" w:oddHBand="0" w:evenHBand="0" w:firstRowFirstColumn="0" w:firstRowLastColumn="0" w:lastRowFirstColumn="0" w:lastRowLastColumn="0"/>
              <w:rPr>
                <w:rFonts w:cstheme="minorHAnsi"/>
              </w:rPr>
            </w:pPr>
            <w:r w:rsidRPr="00AF3799">
              <w:rPr>
                <w:rFonts w:cstheme="minorHAnsi"/>
              </w:rPr>
              <w:t>Tasks</w:t>
            </w:r>
          </w:p>
        </w:tc>
        <w:tc>
          <w:tcPr>
            <w:tcW w:w="5845" w:type="dxa"/>
          </w:tcPr>
          <w:p w14:paraId="42F8C14A" w14:textId="77777777" w:rsidR="00755F1E" w:rsidRPr="00AF3799" w:rsidRDefault="00755F1E" w:rsidP="0050368C">
            <w:pPr>
              <w:cnfStyle w:val="100000000000" w:firstRow="1" w:lastRow="0" w:firstColumn="0" w:lastColumn="0" w:oddVBand="0" w:evenVBand="0" w:oddHBand="0" w:evenHBand="0" w:firstRowFirstColumn="0" w:firstRowLastColumn="0" w:lastRowFirstColumn="0" w:lastRowLastColumn="0"/>
              <w:rPr>
                <w:rFonts w:cstheme="minorHAnsi"/>
              </w:rPr>
            </w:pPr>
            <w:r w:rsidRPr="00AF3799">
              <w:rPr>
                <w:rFonts w:cstheme="minorHAnsi"/>
              </w:rPr>
              <w:t>Justification</w:t>
            </w:r>
          </w:p>
        </w:tc>
      </w:tr>
      <w:tr w:rsidR="00755F1E" w:rsidRPr="00AF3799" w14:paraId="665B26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39EB7387" w14:textId="77777777" w:rsidR="00755F1E" w:rsidRPr="00AF3799" w:rsidRDefault="00755F1E" w:rsidP="0050368C">
            <w:pPr>
              <w:rPr>
                <w:rFonts w:cstheme="minorHAnsi"/>
              </w:rPr>
            </w:pPr>
            <w:r w:rsidRPr="00AF3799">
              <w:rPr>
                <w:rFonts w:cstheme="minorHAnsi"/>
              </w:rPr>
              <w:t>Meia Copeland</w:t>
            </w:r>
          </w:p>
        </w:tc>
        <w:tc>
          <w:tcPr>
            <w:tcW w:w="2250" w:type="dxa"/>
            <w:tcBorders>
              <w:left w:val="single" w:sz="4" w:space="0" w:color="549E39" w:themeColor="accent1"/>
            </w:tcBorders>
          </w:tcPr>
          <w:p w14:paraId="18BBDB5C"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Linear Actuator Design</w:t>
            </w:r>
          </w:p>
        </w:tc>
        <w:tc>
          <w:tcPr>
            <w:tcW w:w="5845" w:type="dxa"/>
          </w:tcPr>
          <w:p w14:paraId="79DB1FAD"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CAD experience from ECOR 1010 and personal projects</w:t>
            </w:r>
          </w:p>
        </w:tc>
      </w:tr>
      <w:tr w:rsidR="00755F1E" w:rsidRPr="00AF3799" w14:paraId="364480A4"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51D0E5BE" w14:textId="77777777" w:rsidR="00755F1E" w:rsidRPr="00AF3799" w:rsidRDefault="00755F1E" w:rsidP="0050368C">
            <w:pPr>
              <w:rPr>
                <w:rFonts w:cstheme="minorHAnsi"/>
              </w:rPr>
            </w:pPr>
          </w:p>
        </w:tc>
        <w:tc>
          <w:tcPr>
            <w:tcW w:w="2250" w:type="dxa"/>
            <w:tcBorders>
              <w:left w:val="single" w:sz="4" w:space="0" w:color="549E39" w:themeColor="accent1"/>
            </w:tcBorders>
          </w:tcPr>
          <w:p w14:paraId="560A9C5D"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Signal processing</w:t>
            </w:r>
          </w:p>
        </w:tc>
        <w:tc>
          <w:tcPr>
            <w:tcW w:w="5845" w:type="dxa"/>
          </w:tcPr>
          <w:p w14:paraId="701D7CA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Knowledge of signal processing from SYSC 3600 and SYSC 4505</w:t>
            </w:r>
          </w:p>
        </w:tc>
      </w:tr>
      <w:tr w:rsidR="00755F1E" w:rsidRPr="00AF3799" w14:paraId="7355AB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D07E938" w14:textId="77777777" w:rsidR="00755F1E" w:rsidRPr="00AF3799" w:rsidRDefault="00755F1E" w:rsidP="0050368C">
            <w:pPr>
              <w:rPr>
                <w:rFonts w:cstheme="minorHAnsi"/>
              </w:rPr>
            </w:pPr>
          </w:p>
        </w:tc>
        <w:tc>
          <w:tcPr>
            <w:tcW w:w="2250" w:type="dxa"/>
            <w:tcBorders>
              <w:left w:val="single" w:sz="4" w:space="0" w:color="549E39" w:themeColor="accent1"/>
            </w:tcBorders>
          </w:tcPr>
          <w:p w14:paraId="338AFAC9"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Hardware-Software interfacing</w:t>
            </w:r>
          </w:p>
        </w:tc>
        <w:tc>
          <w:tcPr>
            <w:tcW w:w="5845" w:type="dxa"/>
          </w:tcPr>
          <w:p w14:paraId="75C3CB28"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multiple hardware-software projects in SYSC 3010 &amp; 4805</w:t>
            </w:r>
          </w:p>
        </w:tc>
      </w:tr>
      <w:tr w:rsidR="00755F1E" w:rsidRPr="00AF3799" w14:paraId="0098689A"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3890E752" w14:textId="77777777" w:rsidR="00755F1E" w:rsidRPr="00AF3799" w:rsidRDefault="00755F1E" w:rsidP="0050368C">
            <w:pPr>
              <w:rPr>
                <w:rFonts w:cstheme="minorHAnsi"/>
              </w:rPr>
            </w:pPr>
          </w:p>
        </w:tc>
        <w:tc>
          <w:tcPr>
            <w:tcW w:w="2250" w:type="dxa"/>
            <w:tcBorders>
              <w:left w:val="single" w:sz="4" w:space="0" w:color="549E39" w:themeColor="accent1"/>
            </w:tcBorders>
          </w:tcPr>
          <w:p w14:paraId="2A071287"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System integration</w:t>
            </w:r>
          </w:p>
        </w:tc>
        <w:tc>
          <w:tcPr>
            <w:tcW w:w="5845" w:type="dxa"/>
          </w:tcPr>
          <w:p w14:paraId="6C5E816F"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Significant experience through degree program and professional experience</w:t>
            </w:r>
          </w:p>
        </w:tc>
      </w:tr>
      <w:tr w:rsidR="00755F1E" w:rsidRPr="00AF3799" w14:paraId="6D494A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1F1975C" w14:textId="77777777" w:rsidR="00755F1E" w:rsidRPr="00AF3799" w:rsidRDefault="00755F1E" w:rsidP="0050368C">
            <w:pPr>
              <w:rPr>
                <w:rFonts w:cstheme="minorHAnsi"/>
              </w:rPr>
            </w:pPr>
          </w:p>
        </w:tc>
        <w:tc>
          <w:tcPr>
            <w:tcW w:w="2250" w:type="dxa"/>
            <w:tcBorders>
              <w:left w:val="single" w:sz="4" w:space="0" w:color="549E39" w:themeColor="accent1"/>
            </w:tcBorders>
          </w:tcPr>
          <w:p w14:paraId="5C48A633"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Project management</w:t>
            </w:r>
          </w:p>
        </w:tc>
        <w:tc>
          <w:tcPr>
            <w:tcW w:w="5845" w:type="dxa"/>
          </w:tcPr>
          <w:p w14:paraId="6A1CC89E"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Extensive experience working on projects through co-op, and knowledge from SYSC 3010 &amp;4805</w:t>
            </w:r>
          </w:p>
        </w:tc>
      </w:tr>
      <w:tr w:rsidR="00755F1E" w:rsidRPr="00AF3799" w14:paraId="504B8899"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2FB3BA26" w14:textId="77777777" w:rsidR="00755F1E" w:rsidRPr="00AF3799" w:rsidRDefault="00755F1E" w:rsidP="0050368C">
            <w:pPr>
              <w:rPr>
                <w:rFonts w:cstheme="minorHAnsi"/>
              </w:rPr>
            </w:pPr>
            <w:commentRangeStart w:id="147"/>
            <w:r w:rsidRPr="00AF3799">
              <w:rPr>
                <w:rFonts w:cstheme="minorHAnsi"/>
              </w:rPr>
              <w:t>Shawaiz Khan</w:t>
            </w:r>
            <w:commentRangeEnd w:id="147"/>
            <w:r w:rsidRPr="00AF3799">
              <w:rPr>
                <w:rStyle w:val="CommentReference"/>
                <w:rFonts w:cstheme="minorHAnsi"/>
                <w:lang w:val="en-CA"/>
              </w:rPr>
              <w:commentReference w:id="147"/>
            </w:r>
          </w:p>
        </w:tc>
        <w:tc>
          <w:tcPr>
            <w:tcW w:w="2250" w:type="dxa"/>
            <w:tcBorders>
              <w:left w:val="single" w:sz="4" w:space="0" w:color="549E39" w:themeColor="accent1"/>
            </w:tcBorders>
          </w:tcPr>
          <w:p w14:paraId="1CF8FF60"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Database</w:t>
            </w:r>
          </w:p>
        </w:tc>
        <w:tc>
          <w:tcPr>
            <w:tcW w:w="5845" w:type="dxa"/>
          </w:tcPr>
          <w:p w14:paraId="1769C8DD"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projects in SYSC 3010</w:t>
            </w:r>
          </w:p>
        </w:tc>
      </w:tr>
      <w:tr w:rsidR="00755F1E" w:rsidRPr="00AF3799" w14:paraId="0E399E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CC425E7" w14:textId="77777777" w:rsidR="00755F1E" w:rsidRPr="00AF3799" w:rsidRDefault="00755F1E" w:rsidP="0050368C">
            <w:pPr>
              <w:rPr>
                <w:rFonts w:cstheme="minorHAnsi"/>
              </w:rPr>
            </w:pPr>
          </w:p>
        </w:tc>
        <w:tc>
          <w:tcPr>
            <w:tcW w:w="2250" w:type="dxa"/>
            <w:tcBorders>
              <w:left w:val="single" w:sz="4" w:space="0" w:color="549E39" w:themeColor="accent1"/>
            </w:tcBorders>
          </w:tcPr>
          <w:p w14:paraId="0BEF0456"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User Interface</w:t>
            </w:r>
          </w:p>
        </w:tc>
        <w:tc>
          <w:tcPr>
            <w:tcW w:w="5845" w:type="dxa"/>
          </w:tcPr>
          <w:p w14:paraId="6B85FCA1"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projects in SYSC 3010 and an intro in SYSC 2004</w:t>
            </w:r>
          </w:p>
        </w:tc>
      </w:tr>
      <w:tr w:rsidR="00755F1E" w:rsidRPr="00AF3799" w14:paraId="7D91C0BA" w14:textId="77777777">
        <w:trPr>
          <w:trHeight w:val="70"/>
        </w:trPr>
        <w:tc>
          <w:tcPr>
            <w:cnfStyle w:val="001000000000" w:firstRow="0" w:lastRow="0" w:firstColumn="1" w:lastColumn="0" w:oddVBand="0" w:evenVBand="0" w:oddHBand="0" w:evenHBand="0" w:firstRowFirstColumn="0" w:firstRowLastColumn="0" w:lastRowFirstColumn="0" w:lastRowLastColumn="0"/>
            <w:tcW w:w="1255" w:type="dxa"/>
            <w:vMerge/>
          </w:tcPr>
          <w:p w14:paraId="538F0C0C" w14:textId="77777777" w:rsidR="00755F1E" w:rsidRPr="00AF3799" w:rsidRDefault="00755F1E" w:rsidP="0050368C">
            <w:pPr>
              <w:rPr>
                <w:rFonts w:cstheme="minorHAnsi"/>
              </w:rPr>
            </w:pPr>
          </w:p>
        </w:tc>
        <w:tc>
          <w:tcPr>
            <w:tcW w:w="2250" w:type="dxa"/>
            <w:tcBorders>
              <w:left w:val="single" w:sz="4" w:space="0" w:color="549E39" w:themeColor="accent1"/>
            </w:tcBorders>
          </w:tcPr>
          <w:p w14:paraId="34E27F58" w14:textId="7BFD6056"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14:paraId="3A4B809C" w14:textId="366AB5E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multiple hardware-software projects in SYSC 3010 and SYSC 4805</w:t>
            </w:r>
          </w:p>
        </w:tc>
      </w:tr>
      <w:tr w:rsidR="00AF3799" w:rsidRPr="00AF3799" w14:paraId="7D44251F" w14:textId="7777777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5" w:type="dxa"/>
          </w:tcPr>
          <w:p w14:paraId="04C9F660" w14:textId="77777777" w:rsidR="00AF3799" w:rsidRPr="00AF3799" w:rsidRDefault="00AF3799" w:rsidP="0050368C">
            <w:pPr>
              <w:rPr>
                <w:rFonts w:cstheme="minorHAnsi"/>
              </w:rPr>
            </w:pPr>
          </w:p>
        </w:tc>
        <w:tc>
          <w:tcPr>
            <w:tcW w:w="2250" w:type="dxa"/>
            <w:tcBorders>
              <w:left w:val="single" w:sz="4" w:space="0" w:color="549E39" w:themeColor="accent1"/>
            </w:tcBorders>
          </w:tcPr>
          <w:p w14:paraId="52FD83B6" w14:textId="3C853804" w:rsidR="00AF3799" w:rsidRPr="00AF3799" w:rsidRDefault="00AF3799"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Software Integration and testing</w:t>
            </w:r>
          </w:p>
        </w:tc>
        <w:tc>
          <w:tcPr>
            <w:tcW w:w="5845" w:type="dxa"/>
          </w:tcPr>
          <w:p w14:paraId="62B2B7DB" w14:textId="7DBC94FC" w:rsidR="00AF3799" w:rsidRPr="00AF3799" w:rsidRDefault="00AF3799"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multiple hardware-software projects in SYSC 3010 and SYSC 4805</w:t>
            </w:r>
          </w:p>
        </w:tc>
      </w:tr>
      <w:tr w:rsidR="00755F1E" w:rsidRPr="00AF3799" w14:paraId="34A4862A"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5B9B9A87" w14:textId="77777777" w:rsidR="00755F1E" w:rsidRPr="00AF3799" w:rsidRDefault="00755F1E" w:rsidP="0050368C">
            <w:pPr>
              <w:rPr>
                <w:rFonts w:cstheme="minorHAnsi"/>
              </w:rPr>
            </w:pPr>
            <w:commentRangeStart w:id="149"/>
            <w:r w:rsidRPr="00AF3799">
              <w:rPr>
                <w:rFonts w:cstheme="minorHAnsi"/>
              </w:rPr>
              <w:t>Talal Jaber</w:t>
            </w:r>
            <w:commentRangeEnd w:id="149"/>
            <w:r w:rsidRPr="00AF3799">
              <w:rPr>
                <w:rStyle w:val="CommentReference"/>
                <w:rFonts w:cstheme="minorHAnsi"/>
                <w:lang w:val="en-CA"/>
              </w:rPr>
              <w:commentReference w:id="149"/>
            </w:r>
          </w:p>
        </w:tc>
        <w:tc>
          <w:tcPr>
            <w:tcW w:w="2250" w:type="dxa"/>
            <w:tcBorders>
              <w:left w:val="single" w:sz="4" w:space="0" w:color="549E39" w:themeColor="accent1"/>
            </w:tcBorders>
          </w:tcPr>
          <w:p w14:paraId="7B8409B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Electrical design</w:t>
            </w:r>
          </w:p>
        </w:tc>
        <w:tc>
          <w:tcPr>
            <w:tcW w:w="5845" w:type="dxa"/>
          </w:tcPr>
          <w:p w14:paraId="137618DD"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Designing required PCB for the system.</w:t>
            </w:r>
          </w:p>
        </w:tc>
      </w:tr>
      <w:tr w:rsidR="00755F1E" w:rsidRPr="00AF3799" w14:paraId="71CDDA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26BBD5B9" w14:textId="77777777" w:rsidR="00755F1E" w:rsidRPr="00AF3799" w:rsidRDefault="00755F1E" w:rsidP="0050368C">
            <w:pPr>
              <w:rPr>
                <w:rFonts w:cstheme="minorHAnsi"/>
              </w:rPr>
            </w:pPr>
          </w:p>
        </w:tc>
        <w:tc>
          <w:tcPr>
            <w:tcW w:w="2250" w:type="dxa"/>
            <w:tcBorders>
              <w:left w:val="single" w:sz="4" w:space="0" w:color="549E39" w:themeColor="accent1"/>
            </w:tcBorders>
          </w:tcPr>
          <w:p w14:paraId="0F02D33B"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Hardware integration</w:t>
            </w:r>
          </w:p>
        </w:tc>
        <w:tc>
          <w:tcPr>
            <w:tcW w:w="5845" w:type="dxa"/>
          </w:tcPr>
          <w:p w14:paraId="7A6E3AAC"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Choosing the right motor and driver for the project. Elec 3907</w:t>
            </w:r>
          </w:p>
        </w:tc>
      </w:tr>
      <w:tr w:rsidR="00755F1E" w:rsidRPr="00AF3799" w14:paraId="3FB49F53"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0138271A" w14:textId="77777777" w:rsidR="00755F1E" w:rsidRPr="00AF3799" w:rsidRDefault="00755F1E" w:rsidP="0050368C">
            <w:pPr>
              <w:rPr>
                <w:rFonts w:cstheme="minorHAnsi"/>
              </w:rPr>
            </w:pPr>
          </w:p>
        </w:tc>
        <w:tc>
          <w:tcPr>
            <w:tcW w:w="2250" w:type="dxa"/>
            <w:tcBorders>
              <w:left w:val="single" w:sz="4" w:space="0" w:color="549E39" w:themeColor="accent1"/>
            </w:tcBorders>
          </w:tcPr>
          <w:p w14:paraId="6240C4D2"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 xml:space="preserve">Simulation </w:t>
            </w:r>
          </w:p>
        </w:tc>
        <w:tc>
          <w:tcPr>
            <w:tcW w:w="5845" w:type="dxa"/>
          </w:tcPr>
          <w:p w14:paraId="69CB84D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Using ANSYS to simulate the flexure displacement. SYSC 3501</w:t>
            </w:r>
          </w:p>
        </w:tc>
      </w:tr>
      <w:tr w:rsidR="00755F1E" w:rsidRPr="00AF3799" w14:paraId="780BA3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0F50FDDC" w14:textId="77777777" w:rsidR="00755F1E" w:rsidRPr="00AF3799" w:rsidRDefault="00755F1E" w:rsidP="0050368C">
            <w:pPr>
              <w:rPr>
                <w:rFonts w:cstheme="minorHAnsi"/>
              </w:rPr>
            </w:pPr>
            <w:commentRangeStart w:id="151"/>
            <w:r w:rsidRPr="00AF3799">
              <w:rPr>
                <w:rFonts w:cstheme="minorHAnsi"/>
              </w:rPr>
              <w:t xml:space="preserve">Marwan </w:t>
            </w:r>
            <w:proofErr w:type="spellStart"/>
            <w:r w:rsidRPr="00AF3799">
              <w:rPr>
                <w:rFonts w:cstheme="minorHAnsi"/>
              </w:rPr>
              <w:t>Zeyada</w:t>
            </w:r>
            <w:commentRangeEnd w:id="151"/>
            <w:proofErr w:type="spellEnd"/>
            <w:r w:rsidRPr="00AF3799">
              <w:rPr>
                <w:rStyle w:val="CommentReference"/>
                <w:rFonts w:cstheme="minorHAnsi"/>
                <w:lang w:val="en-CA"/>
              </w:rPr>
              <w:commentReference w:id="151"/>
            </w:r>
          </w:p>
        </w:tc>
        <w:tc>
          <w:tcPr>
            <w:tcW w:w="2250" w:type="dxa"/>
            <w:tcBorders>
              <w:left w:val="single" w:sz="4" w:space="0" w:color="549E39" w:themeColor="accent1"/>
            </w:tcBorders>
          </w:tcPr>
          <w:p w14:paraId="31279812"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User Interface</w:t>
            </w:r>
          </w:p>
        </w:tc>
        <w:tc>
          <w:tcPr>
            <w:tcW w:w="5845" w:type="dxa"/>
          </w:tcPr>
          <w:p w14:paraId="5701B863"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projects in SYSC 3010 and SYSC 2004.</w:t>
            </w:r>
          </w:p>
        </w:tc>
      </w:tr>
      <w:tr w:rsidR="00755F1E" w:rsidRPr="00AF3799" w14:paraId="7F837788"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71902B86" w14:textId="77777777" w:rsidR="00755F1E" w:rsidRPr="00AF3799" w:rsidRDefault="00755F1E" w:rsidP="0050368C">
            <w:pPr>
              <w:rPr>
                <w:rFonts w:cstheme="minorHAnsi"/>
              </w:rPr>
            </w:pPr>
          </w:p>
        </w:tc>
        <w:tc>
          <w:tcPr>
            <w:tcW w:w="2250" w:type="dxa"/>
            <w:tcBorders>
              <w:left w:val="single" w:sz="4" w:space="0" w:color="549E39" w:themeColor="accent1"/>
            </w:tcBorders>
          </w:tcPr>
          <w:p w14:paraId="42E2B921"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14:paraId="0EE4EDCD"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projects where hardware is the focus: SYSC 3010</w:t>
            </w:r>
          </w:p>
        </w:tc>
      </w:tr>
      <w:tr w:rsidR="00755F1E" w:rsidRPr="00AF3799" w14:paraId="50E450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18DA719" w14:textId="77777777" w:rsidR="00755F1E" w:rsidRPr="00AF3799" w:rsidRDefault="00755F1E" w:rsidP="0050368C">
            <w:pPr>
              <w:rPr>
                <w:rFonts w:cstheme="minorHAnsi"/>
              </w:rPr>
            </w:pPr>
          </w:p>
        </w:tc>
        <w:tc>
          <w:tcPr>
            <w:tcW w:w="2250" w:type="dxa"/>
            <w:tcBorders>
              <w:left w:val="single" w:sz="4" w:space="0" w:color="549E39" w:themeColor="accent1"/>
            </w:tcBorders>
          </w:tcPr>
          <w:p w14:paraId="62504C50"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Database</w:t>
            </w:r>
          </w:p>
        </w:tc>
        <w:tc>
          <w:tcPr>
            <w:tcW w:w="5845" w:type="dxa"/>
          </w:tcPr>
          <w:p w14:paraId="3D8C77FF"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Extensive experience in SYSC 3010 and other projects</w:t>
            </w:r>
          </w:p>
        </w:tc>
      </w:tr>
      <w:tr w:rsidR="00755F1E" w:rsidRPr="00AF3799" w14:paraId="77EFBE7F"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61FC6FCF" w14:textId="77777777" w:rsidR="00755F1E" w:rsidRPr="00AF3799" w:rsidRDefault="00755F1E" w:rsidP="0050368C">
            <w:pPr>
              <w:rPr>
                <w:rFonts w:cstheme="minorHAnsi"/>
              </w:rPr>
            </w:pPr>
          </w:p>
        </w:tc>
        <w:tc>
          <w:tcPr>
            <w:tcW w:w="2250" w:type="dxa"/>
            <w:tcBorders>
              <w:left w:val="single" w:sz="4" w:space="0" w:color="549E39" w:themeColor="accent1"/>
            </w:tcBorders>
          </w:tcPr>
          <w:p w14:paraId="2C5A3FE7"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Software integration and testing</w:t>
            </w:r>
          </w:p>
        </w:tc>
        <w:tc>
          <w:tcPr>
            <w:tcW w:w="5845" w:type="dxa"/>
          </w:tcPr>
          <w:p w14:paraId="1D524362"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Great experience in software integration and testing due to working on multiple projects of that nature</w:t>
            </w:r>
          </w:p>
        </w:tc>
      </w:tr>
      <w:tr w:rsidR="00755F1E" w:rsidRPr="00AF3799" w14:paraId="20C151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436BFB4F" w14:textId="77777777" w:rsidR="00755F1E" w:rsidRPr="00AF3799" w:rsidRDefault="00755F1E" w:rsidP="0050368C">
            <w:pPr>
              <w:rPr>
                <w:rFonts w:cstheme="minorHAnsi"/>
              </w:rPr>
            </w:pPr>
            <w:commentRangeStart w:id="153"/>
            <w:proofErr w:type="spellStart"/>
            <w:r w:rsidRPr="00AF3799">
              <w:rPr>
                <w:rFonts w:cstheme="minorHAnsi"/>
              </w:rPr>
              <w:t>Ranishka</w:t>
            </w:r>
            <w:proofErr w:type="spellEnd"/>
            <w:r w:rsidRPr="00AF3799">
              <w:rPr>
                <w:rFonts w:cstheme="minorHAnsi"/>
              </w:rPr>
              <w:t xml:space="preserve"> Fernando</w:t>
            </w:r>
            <w:commentRangeEnd w:id="153"/>
            <w:r w:rsidRPr="00AF3799">
              <w:rPr>
                <w:rStyle w:val="CommentReference"/>
                <w:rFonts w:cstheme="minorHAnsi"/>
                <w:lang w:val="en-CA"/>
              </w:rPr>
              <w:commentReference w:id="153"/>
            </w:r>
          </w:p>
        </w:tc>
        <w:tc>
          <w:tcPr>
            <w:tcW w:w="2250" w:type="dxa"/>
            <w:tcBorders>
              <w:left w:val="single" w:sz="4" w:space="0" w:color="549E39" w:themeColor="accent1"/>
            </w:tcBorders>
          </w:tcPr>
          <w:p w14:paraId="2094D234"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Electrical design</w:t>
            </w:r>
          </w:p>
        </w:tc>
        <w:tc>
          <w:tcPr>
            <w:tcW w:w="5845" w:type="dxa"/>
          </w:tcPr>
          <w:p w14:paraId="0850D9D4"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Designing required PCB</w:t>
            </w:r>
          </w:p>
        </w:tc>
      </w:tr>
      <w:tr w:rsidR="00755F1E" w:rsidRPr="00AF3799" w14:paraId="5641613A"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3367A534" w14:textId="77777777" w:rsidR="00755F1E" w:rsidRPr="00AF3799" w:rsidRDefault="00755F1E" w:rsidP="0050368C">
            <w:pPr>
              <w:rPr>
                <w:rFonts w:cstheme="minorHAnsi"/>
              </w:rPr>
            </w:pPr>
          </w:p>
        </w:tc>
        <w:tc>
          <w:tcPr>
            <w:tcW w:w="2250" w:type="dxa"/>
            <w:tcBorders>
              <w:left w:val="single" w:sz="4" w:space="0" w:color="549E39" w:themeColor="accent1"/>
            </w:tcBorders>
          </w:tcPr>
          <w:p w14:paraId="2A3994AF"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14:paraId="7E09BA6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Construct required circuitry and setting up the motor for testing – Experience from ELEC 3907 and past work experience – Hardware Consultant</w:t>
            </w:r>
          </w:p>
        </w:tc>
      </w:tr>
      <w:tr w:rsidR="00755F1E" w:rsidRPr="00AF3799" w14:paraId="2B6B65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253BDD7E" w14:textId="77777777" w:rsidR="00755F1E" w:rsidRPr="00AF3799" w:rsidRDefault="00755F1E" w:rsidP="0050368C">
            <w:pPr>
              <w:rPr>
                <w:rFonts w:cstheme="minorHAnsi"/>
              </w:rPr>
            </w:pPr>
          </w:p>
        </w:tc>
        <w:tc>
          <w:tcPr>
            <w:tcW w:w="2250" w:type="dxa"/>
            <w:tcBorders>
              <w:left w:val="single" w:sz="4" w:space="0" w:color="549E39" w:themeColor="accent1"/>
            </w:tcBorders>
          </w:tcPr>
          <w:p w14:paraId="04ACE213"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Debugging</w:t>
            </w:r>
          </w:p>
        </w:tc>
        <w:tc>
          <w:tcPr>
            <w:tcW w:w="5845" w:type="dxa"/>
          </w:tcPr>
          <w:p w14:paraId="7769A853"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 xml:space="preserve">Extensive experience in development and operations through CO-OP and knowledge acquired from ELEC 2607 and ELEC 3500 </w:t>
            </w:r>
          </w:p>
        </w:tc>
      </w:tr>
    </w:tbl>
    <w:p w14:paraId="52238D31" w14:textId="77777777" w:rsidR="00755F1E" w:rsidRDefault="00755F1E" w:rsidP="0050368C"/>
    <w:p w14:paraId="38EC68C4" w14:textId="77777777" w:rsidR="00755F1E" w:rsidRPr="00AF3799" w:rsidRDefault="00755F1E" w:rsidP="0050368C">
      <w:pPr>
        <w:rPr>
          <w:rFonts w:cstheme="minorHAnsi"/>
        </w:rPr>
      </w:pPr>
      <w:r w:rsidRPr="00AF3799">
        <w:rPr>
          <w:rFonts w:cstheme="minorHAnsi"/>
        </w:rPr>
        <w:t>Collectively, the team has all the necessary skills and knowledge to be successful on this project. Requirements for this project mostly involve electronics or computer systems techniques previously learned, with some very basic mechanical engineering and CAD that was learned in first year.</w:t>
      </w:r>
    </w:p>
    <w:p w14:paraId="607C0A7B" w14:textId="77777777" w:rsidR="00755F1E" w:rsidRPr="00AF3799" w:rsidRDefault="00755F1E" w:rsidP="0050368C">
      <w:pPr>
        <w:rPr>
          <w:rFonts w:cstheme="minorHAnsi"/>
        </w:rPr>
      </w:pPr>
      <w:r w:rsidRPr="00AF3799">
        <w:rPr>
          <w:rFonts w:cstheme="minorHAnsi"/>
        </w:rPr>
        <w:t>Further, this project involves working closely with a client, the Davy lab. These project management and client-interaction skills were learned in courses such as CCDP 2100 and ECOR 4995. Most team members have some co-op experience, where working professionally with other engineers and clients was learned.</w:t>
      </w:r>
    </w:p>
    <w:p w14:paraId="11AB0460" w14:textId="590EBFA6" w:rsidR="00755F1E" w:rsidRDefault="00755F1E" w:rsidP="0050368C">
      <w:pPr>
        <w:pStyle w:val="Heading3"/>
      </w:pPr>
      <w:bookmarkStart w:id="155" w:name="_Toc119591496"/>
      <w:bookmarkStart w:id="156" w:name="_Toc121256171"/>
      <w:r>
        <w:t>Collaboration</w:t>
      </w:r>
      <w:bookmarkEnd w:id="155"/>
      <w:bookmarkEnd w:id="156"/>
    </w:p>
    <w:p w14:paraId="190A525E" w14:textId="56EA8705" w:rsidR="00755F1E" w:rsidRPr="00AF3799" w:rsidRDefault="00290A11" w:rsidP="0050368C">
      <w:pPr>
        <w:rPr>
          <w:rFonts w:cstheme="minorHAnsi"/>
        </w:rPr>
      </w:pPr>
      <w:r w:rsidRPr="00AF3799">
        <w:rPr>
          <w:rFonts w:cstheme="minorHAnsi"/>
        </w:rPr>
        <w:t>To communicate updates to one another, supervisors, and the Davy lab, the team has used a variety of communication platforms. Microsoft Teams is used for sharing documents and for discussion. A repository for code, documents, and designs is used on GitHub. All work completed will be made available in the repository as an open source so that other labs may use it for future research. Every Monday at 2:30 pm, the team members, managers, and Dr. Davy gather for progress meetings.</w:t>
      </w:r>
      <w:r w:rsidR="00421F0A" w:rsidRPr="00AF3799">
        <w:rPr>
          <w:rFonts w:cstheme="minorHAnsi"/>
        </w:rPr>
        <w:t xml:space="preserve"> Additionally, Jelena Nikolic-Popovic, a Senior Member of Technical Staff at Texas Instruments Canada, is working with the team (TI). She is donating some hardware and offering the team her knowledge of the TI equipment being used for the project.</w:t>
      </w:r>
    </w:p>
    <w:p w14:paraId="79F0EF59" w14:textId="4158F7CC" w:rsidR="00822531" w:rsidRDefault="00822531">
      <w:pPr>
        <w:spacing w:line="259" w:lineRule="auto"/>
        <w:jc w:val="left"/>
      </w:pPr>
    </w:p>
    <w:p w14:paraId="7C827B3E" w14:textId="643E8BFD" w:rsidR="00755F1E" w:rsidRDefault="00755F1E" w:rsidP="0050368C">
      <w:pPr>
        <w:pStyle w:val="Heading2"/>
      </w:pPr>
      <w:bookmarkStart w:id="157" w:name="_Toc119591500"/>
      <w:bookmarkStart w:id="158" w:name="_Toc121256172"/>
      <w:r>
        <w:t>Project Milestones</w:t>
      </w:r>
      <w:bookmarkEnd w:id="157"/>
      <w:bookmarkEnd w:id="158"/>
    </w:p>
    <w:p w14:paraId="34BEF7FE" w14:textId="6F27698B" w:rsidR="00755F1E" w:rsidRDefault="00755F1E" w:rsidP="00DC72E6">
      <w:pPr>
        <w:pStyle w:val="Caption"/>
        <w:jc w:val="left"/>
      </w:pPr>
      <w:r>
        <w:t xml:space="preserve">Table </w:t>
      </w:r>
      <w:r>
        <w:fldChar w:fldCharType="begin"/>
      </w:r>
      <w:r>
        <w:instrText>SEQ Table \* ARABIC</w:instrText>
      </w:r>
      <w:r>
        <w:fldChar w:fldCharType="separate"/>
      </w:r>
      <w:r w:rsidR="00097D61">
        <w:rPr>
          <w:noProof/>
        </w:rPr>
        <w:t>8</w:t>
      </w:r>
      <w:r>
        <w:fldChar w:fldCharType="end"/>
      </w:r>
      <w:r>
        <w:t xml:space="preserve"> - Milestone descriptions and completion dates.</w:t>
      </w:r>
    </w:p>
    <w:p w14:paraId="44613A46" w14:textId="4B8ED122" w:rsidR="003B55DB" w:rsidRPr="007676C9" w:rsidRDefault="003B55DB" w:rsidP="003B55DB">
      <w:pPr>
        <w:rPr>
          <w:i/>
          <w:iCs/>
          <w:lang w:val="en-CA"/>
        </w:rPr>
      </w:pPr>
      <w:r w:rsidRPr="00DC3D59">
        <w:rPr>
          <w:i/>
          <w:iCs/>
          <w:highlight w:val="yellow"/>
          <w:lang w:val="en-CA"/>
        </w:rPr>
        <w:t>Provide Update</w:t>
      </w:r>
      <w:r>
        <w:rPr>
          <w:i/>
          <w:iCs/>
          <w:lang w:val="en-CA"/>
        </w:rPr>
        <w:t>s</w:t>
      </w:r>
      <w:r w:rsidR="00F1278B">
        <w:rPr>
          <w:i/>
          <w:iCs/>
          <w:lang w:val="en-CA"/>
        </w:rPr>
        <w:t>: Description??</w:t>
      </w:r>
    </w:p>
    <w:tbl>
      <w:tblPr>
        <w:tblStyle w:val="GridTable2-Accent1"/>
        <w:tblW w:w="0" w:type="auto"/>
        <w:tblLook w:val="04A0" w:firstRow="1" w:lastRow="0" w:firstColumn="1" w:lastColumn="0" w:noHBand="0" w:noVBand="1"/>
      </w:tblPr>
      <w:tblGrid>
        <w:gridCol w:w="1774"/>
        <w:gridCol w:w="1309"/>
        <w:gridCol w:w="4288"/>
        <w:gridCol w:w="1989"/>
      </w:tblGrid>
      <w:tr w:rsidR="00B93D09" w14:paraId="270C9379" w14:textId="0CF7B095" w:rsidTr="00AD3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1D3CAD5B" w14:textId="77777777" w:rsidR="00B93D09" w:rsidRDefault="00B93D09" w:rsidP="00274B23">
            <w:pPr>
              <w:jc w:val="center"/>
            </w:pPr>
            <w:commentRangeStart w:id="159"/>
            <w:r>
              <w:t>Milestone</w:t>
            </w:r>
            <w:commentRangeEnd w:id="159"/>
            <w:r w:rsidR="001263AF">
              <w:rPr>
                <w:rStyle w:val="CommentReference"/>
                <w:rFonts w:cstheme="minorBidi"/>
                <w:b w:val="0"/>
                <w:bCs w:val="0"/>
                <w:iCs w:val="0"/>
                <w:lang w:val="en-CA"/>
              </w:rPr>
              <w:commentReference w:id="159"/>
            </w:r>
          </w:p>
        </w:tc>
        <w:tc>
          <w:tcPr>
            <w:tcW w:w="1309" w:type="dxa"/>
            <w:shd w:val="clear" w:color="auto" w:fill="auto"/>
          </w:tcPr>
          <w:p w14:paraId="3BD34CFB" w14:textId="77777777"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Completed</w:t>
            </w:r>
          </w:p>
        </w:tc>
        <w:tc>
          <w:tcPr>
            <w:tcW w:w="4288" w:type="dxa"/>
            <w:shd w:val="clear" w:color="auto" w:fill="auto"/>
          </w:tcPr>
          <w:p w14:paraId="343D199E" w14:textId="77777777"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Description</w:t>
            </w:r>
          </w:p>
        </w:tc>
        <w:tc>
          <w:tcPr>
            <w:tcW w:w="1989" w:type="dxa"/>
            <w:shd w:val="clear" w:color="auto" w:fill="auto"/>
          </w:tcPr>
          <w:p w14:paraId="153E07F1" w14:textId="10A763AD"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Status and Remarks</w:t>
            </w:r>
          </w:p>
        </w:tc>
      </w:tr>
      <w:tr w:rsidR="00B93D09" w14:paraId="6B19F953" w14:textId="519175D4"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288250F7" w14:textId="77777777" w:rsidR="00B93D09" w:rsidRDefault="00B93D09" w:rsidP="00585DDF">
            <w:pPr>
              <w:jc w:val="left"/>
            </w:pPr>
            <w:r>
              <w:lastRenderedPageBreak/>
              <w:t>Hardware Design</w:t>
            </w:r>
          </w:p>
        </w:tc>
        <w:tc>
          <w:tcPr>
            <w:tcW w:w="1309" w:type="dxa"/>
            <w:shd w:val="clear" w:color="auto" w:fill="auto"/>
          </w:tcPr>
          <w:p w14:paraId="2A68DC90"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14:paraId="13E24912" w14:textId="77777777" w:rsidR="00B93D09" w:rsidRDefault="00B93D09" w:rsidP="000855C8">
            <w:pPr>
              <w:jc w:val="left"/>
              <w:cnfStyle w:val="000000100000" w:firstRow="0" w:lastRow="0" w:firstColumn="0" w:lastColumn="0" w:oddVBand="0" w:evenVBand="0" w:oddHBand="1" w:evenHBand="0" w:firstRowFirstColumn="0" w:firstRowLastColumn="0" w:lastRowFirstColumn="0" w:lastRowLastColumn="0"/>
            </w:pPr>
            <w:r>
              <w:t>Research will be used to come up with final designs for the vibration mechanism and measurement to be implemented.</w:t>
            </w:r>
          </w:p>
        </w:tc>
        <w:tc>
          <w:tcPr>
            <w:tcW w:w="1989" w:type="dxa"/>
            <w:shd w:val="clear" w:color="auto" w:fill="0989B1" w:themeFill="accent6"/>
            <w:vAlign w:val="center"/>
          </w:tcPr>
          <w:p w14:paraId="3745813E" w14:textId="77777777" w:rsidR="00B93D09" w:rsidRPr="00AD3C0C" w:rsidRDefault="00B93D09" w:rsidP="00AD3C0C">
            <w:pPr>
              <w:jc w:val="center"/>
              <w:cnfStyle w:val="000000100000" w:firstRow="0" w:lastRow="0" w:firstColumn="0" w:lastColumn="0" w:oddVBand="0" w:evenVBand="0" w:oddHBand="1" w:evenHBand="0" w:firstRowFirstColumn="0" w:firstRowLastColumn="0" w:lastRowFirstColumn="0" w:lastRowLastColumn="0"/>
            </w:pPr>
          </w:p>
          <w:p w14:paraId="546237D5" w14:textId="514245F6" w:rsidR="00274B23" w:rsidRPr="00AD3C0C" w:rsidRDefault="00274B23" w:rsidP="00AD3C0C">
            <w:pPr>
              <w:jc w:val="center"/>
              <w:cnfStyle w:val="000000100000" w:firstRow="0" w:lastRow="0" w:firstColumn="0" w:lastColumn="0" w:oddVBand="0" w:evenVBand="0" w:oddHBand="1" w:evenHBand="0" w:firstRowFirstColumn="0" w:firstRowLastColumn="0" w:lastRowFirstColumn="0" w:lastRowLastColumn="0"/>
            </w:pPr>
            <w:r w:rsidRPr="00AD3C0C">
              <w:rPr>
                <w:shd w:val="clear" w:color="auto" w:fill="0989B1" w:themeFill="accent6"/>
              </w:rPr>
              <w:t>Complete</w:t>
            </w:r>
          </w:p>
        </w:tc>
      </w:tr>
      <w:tr w:rsidR="00B93D09" w14:paraId="20D2E256" w14:textId="49E033C3" w:rsidTr="00AD3C0C">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5E7ED16C" w14:textId="77777777" w:rsidR="00B93D09" w:rsidRDefault="00B93D09" w:rsidP="00585DDF">
            <w:pPr>
              <w:jc w:val="left"/>
            </w:pPr>
            <w:r>
              <w:t>Software Design</w:t>
            </w:r>
          </w:p>
        </w:tc>
        <w:tc>
          <w:tcPr>
            <w:tcW w:w="1309" w:type="dxa"/>
            <w:shd w:val="clear" w:color="auto" w:fill="auto"/>
          </w:tcPr>
          <w:p w14:paraId="42350835" w14:textId="77777777" w:rsidR="00B93D09" w:rsidRDefault="00B93D09" w:rsidP="0050368C">
            <w:pPr>
              <w:cnfStyle w:val="000000000000" w:firstRow="0" w:lastRow="0" w:firstColumn="0" w:lastColumn="0" w:oddVBand="0" w:evenVBand="0" w:oddHBand="0" w:evenHBand="0" w:firstRowFirstColumn="0" w:firstRowLastColumn="0" w:lastRowFirstColumn="0" w:lastRowLastColumn="0"/>
            </w:pPr>
            <w:r>
              <w:t>Oct. 21</w:t>
            </w:r>
          </w:p>
        </w:tc>
        <w:tc>
          <w:tcPr>
            <w:tcW w:w="4288" w:type="dxa"/>
            <w:shd w:val="clear" w:color="auto" w:fill="auto"/>
          </w:tcPr>
          <w:p w14:paraId="0788A948" w14:textId="77777777" w:rsidR="00B93D09" w:rsidRDefault="00B93D09" w:rsidP="000855C8">
            <w:pPr>
              <w:jc w:val="left"/>
              <w:cnfStyle w:val="000000000000" w:firstRow="0" w:lastRow="0" w:firstColumn="0" w:lastColumn="0" w:oddVBand="0" w:evenVBand="0" w:oddHBand="0" w:evenHBand="0" w:firstRowFirstColumn="0" w:firstRowLastColumn="0" w:lastRowFirstColumn="0" w:lastRowLastColumn="0"/>
            </w:pPr>
            <w:r>
              <w:t>Different components of the software system will be chosen and designed, such as GUI wireframes, framework for GUI development, operating system to be used, database schemas, and languages/libraries to use for software-hardware interfacing.</w:t>
            </w:r>
          </w:p>
        </w:tc>
        <w:tc>
          <w:tcPr>
            <w:tcW w:w="1989" w:type="dxa"/>
            <w:shd w:val="clear" w:color="auto" w:fill="0989B1" w:themeFill="accent6"/>
            <w:vAlign w:val="center"/>
          </w:tcPr>
          <w:p w14:paraId="392EA392" w14:textId="7682CAAD" w:rsidR="00B93D09" w:rsidRPr="00AD3C0C" w:rsidRDefault="00026DC5" w:rsidP="00AD3C0C">
            <w:pPr>
              <w:jc w:val="center"/>
              <w:cnfStyle w:val="000000000000" w:firstRow="0" w:lastRow="0" w:firstColumn="0" w:lastColumn="0" w:oddVBand="0" w:evenVBand="0" w:oddHBand="0" w:evenHBand="0" w:firstRowFirstColumn="0" w:firstRowLastColumn="0" w:lastRowFirstColumn="0" w:lastRowLastColumn="0"/>
            </w:pPr>
            <w:r w:rsidRPr="00AD3C0C">
              <w:t>Complete</w:t>
            </w:r>
          </w:p>
        </w:tc>
      </w:tr>
      <w:tr w:rsidR="00B93D09" w:rsidRPr="00AD3C0C" w14:paraId="006B257C" w14:textId="61E986C3"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5541B30A" w14:textId="77777777" w:rsidR="00B93D09" w:rsidRDefault="00B93D09" w:rsidP="00585DDF">
            <w:pPr>
              <w:jc w:val="left"/>
            </w:pPr>
            <w:r>
              <w:t>Finalize Part Orders</w:t>
            </w:r>
          </w:p>
        </w:tc>
        <w:tc>
          <w:tcPr>
            <w:tcW w:w="1309" w:type="dxa"/>
            <w:shd w:val="clear" w:color="auto" w:fill="auto"/>
          </w:tcPr>
          <w:p w14:paraId="547E7081"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14:paraId="11AEF7F5" w14:textId="77777777" w:rsidR="00B93D09" w:rsidRDefault="00B93D09" w:rsidP="000855C8">
            <w:pPr>
              <w:jc w:val="left"/>
              <w:cnfStyle w:val="000000100000" w:firstRow="0" w:lastRow="0" w:firstColumn="0" w:lastColumn="0" w:oddVBand="0" w:evenVBand="0" w:oddHBand="1" w:evenHBand="0" w:firstRowFirstColumn="0" w:firstRowLastColumn="0" w:lastRowFirstColumn="0" w:lastRowLastColumn="0"/>
            </w:pPr>
            <w:r>
              <w:t>Parts required for the final designs can be ordered to enable development as soon as possible.</w:t>
            </w:r>
          </w:p>
        </w:tc>
        <w:tc>
          <w:tcPr>
            <w:tcW w:w="1989" w:type="dxa"/>
            <w:shd w:val="clear" w:color="auto" w:fill="2AFCCE" w:themeFill="accent4" w:themeFillTint="99"/>
            <w:vAlign w:val="center"/>
          </w:tcPr>
          <w:p w14:paraId="56E3D475" w14:textId="12A646A9" w:rsidR="00B93D09" w:rsidRPr="00AD3C0C" w:rsidRDefault="00026DC5" w:rsidP="00AD3C0C">
            <w:pPr>
              <w:jc w:val="center"/>
              <w:cnfStyle w:val="000000100000" w:firstRow="0" w:lastRow="0" w:firstColumn="0" w:lastColumn="0" w:oddVBand="0" w:evenVBand="0" w:oddHBand="1" w:evenHBand="0" w:firstRowFirstColumn="0" w:firstRowLastColumn="0" w:lastRowFirstColumn="0" w:lastRowLastColumn="0"/>
            </w:pPr>
            <w:r w:rsidRPr="00AD3C0C">
              <w:t>Partially Complete</w:t>
            </w:r>
          </w:p>
        </w:tc>
      </w:tr>
      <w:tr w:rsidR="00B93D09" w14:paraId="0A7BA145" w14:textId="5544A49A" w:rsidTr="00AD3C0C">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2989B15B" w14:textId="77777777" w:rsidR="00B93D09" w:rsidRDefault="00B93D09" w:rsidP="00585DDF">
            <w:pPr>
              <w:jc w:val="left"/>
            </w:pPr>
            <w:r>
              <w:t>Hardware Testing Phase</w:t>
            </w:r>
          </w:p>
        </w:tc>
        <w:tc>
          <w:tcPr>
            <w:tcW w:w="1309" w:type="dxa"/>
            <w:shd w:val="clear" w:color="auto" w:fill="auto"/>
          </w:tcPr>
          <w:p w14:paraId="2265C974" w14:textId="77777777" w:rsidR="00B93D09" w:rsidRDefault="00B93D09" w:rsidP="0050368C">
            <w:pPr>
              <w:cnfStyle w:val="000000000000" w:firstRow="0" w:lastRow="0" w:firstColumn="0" w:lastColumn="0" w:oddVBand="0" w:evenVBand="0" w:oddHBand="0" w:evenHBand="0" w:firstRowFirstColumn="0" w:firstRowLastColumn="0" w:lastRowFirstColumn="0" w:lastRowLastColumn="0"/>
            </w:pPr>
            <w:r>
              <w:t>Dec. 10</w:t>
            </w:r>
          </w:p>
        </w:tc>
        <w:tc>
          <w:tcPr>
            <w:tcW w:w="4288" w:type="dxa"/>
            <w:shd w:val="clear" w:color="auto" w:fill="auto"/>
          </w:tcPr>
          <w:p w14:paraId="35EE1A81" w14:textId="77777777" w:rsidR="00B93D09" w:rsidRDefault="00B93D09" w:rsidP="000855C8">
            <w:pPr>
              <w:jc w:val="left"/>
              <w:cnfStyle w:val="000000000000" w:firstRow="0" w:lastRow="0" w:firstColumn="0" w:lastColumn="0" w:oddVBand="0" w:evenVBand="0" w:oddHBand="0" w:evenHBand="0" w:firstRowFirstColumn="0" w:firstRowLastColumn="0" w:lastRowFirstColumn="0" w:lastRowLastColumn="0"/>
            </w:pPr>
            <w:r>
              <w:t>Tests will be conducted as the linear actuator design and hardware setup is iterated upon. Different motors, gear configurations, and flexure and camshaft designs will be examined to determine the final design is able to hit all required frequencies and amplitudes.</w:t>
            </w:r>
          </w:p>
        </w:tc>
        <w:tc>
          <w:tcPr>
            <w:tcW w:w="1989" w:type="dxa"/>
            <w:shd w:val="clear" w:color="auto" w:fill="83DCF8" w:themeFill="accent6" w:themeFillTint="66"/>
            <w:vAlign w:val="center"/>
          </w:tcPr>
          <w:p w14:paraId="456B980A" w14:textId="12C02E23" w:rsidR="00B93D09" w:rsidRDefault="00026DC5" w:rsidP="00AD3C0C">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14:paraId="30C7652C" w14:textId="66DFD8BF"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43E67A21" w14:textId="77777777" w:rsidR="00026DC5" w:rsidRDefault="00026DC5" w:rsidP="00585DDF">
            <w:pPr>
              <w:jc w:val="left"/>
            </w:pPr>
            <w:r>
              <w:t>Software Development</w:t>
            </w:r>
          </w:p>
        </w:tc>
        <w:tc>
          <w:tcPr>
            <w:tcW w:w="1309" w:type="dxa"/>
            <w:shd w:val="clear" w:color="auto" w:fill="auto"/>
          </w:tcPr>
          <w:p w14:paraId="7BE82850" w14:textId="77777777" w:rsidR="00026DC5" w:rsidRDefault="00026DC5" w:rsidP="00026DC5">
            <w:pPr>
              <w:cnfStyle w:val="000000100000" w:firstRow="0" w:lastRow="0" w:firstColumn="0" w:lastColumn="0" w:oddVBand="0" w:evenVBand="0" w:oddHBand="1" w:evenHBand="0" w:firstRowFirstColumn="0" w:firstRowLastColumn="0" w:lastRowFirstColumn="0" w:lastRowLastColumn="0"/>
            </w:pPr>
            <w:r>
              <w:t>Feb. 1</w:t>
            </w:r>
          </w:p>
        </w:tc>
        <w:tc>
          <w:tcPr>
            <w:tcW w:w="4288" w:type="dxa"/>
            <w:shd w:val="clear" w:color="auto" w:fill="auto"/>
          </w:tcPr>
          <w:p w14:paraId="145F8D96"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Various components will be implemented such as GUI, database, communication protocols, custom libraries to retrieve data, and signals to control vibration mechanism.</w:t>
            </w:r>
          </w:p>
        </w:tc>
        <w:tc>
          <w:tcPr>
            <w:tcW w:w="1989" w:type="dxa"/>
            <w:shd w:val="clear" w:color="auto" w:fill="83DCF8" w:themeFill="accent6" w:themeFillTint="66"/>
            <w:vAlign w:val="center"/>
          </w:tcPr>
          <w:p w14:paraId="348AFF63" w14:textId="67901D2F" w:rsidR="00026DC5" w:rsidRDefault="00026DC5" w:rsidP="00AD3C0C">
            <w:pPr>
              <w:jc w:val="center"/>
              <w:cnfStyle w:val="000000100000" w:firstRow="0" w:lastRow="0" w:firstColumn="0" w:lastColumn="0" w:oddVBand="0" w:evenVBand="0" w:oddHBand="1" w:evenHBand="0" w:firstRowFirstColumn="0" w:firstRowLastColumn="0" w:lastRowFirstColumn="0" w:lastRowLastColumn="0"/>
            </w:pPr>
            <w:r>
              <w:t>In Progress</w:t>
            </w:r>
          </w:p>
        </w:tc>
      </w:tr>
      <w:tr w:rsidR="00026DC5" w14:paraId="297BD62F" w14:textId="637E780E" w:rsidTr="000177AD">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6C810CDE" w14:textId="77777777" w:rsidR="00026DC5" w:rsidRDefault="00026DC5" w:rsidP="00585DDF">
            <w:pPr>
              <w:jc w:val="left"/>
            </w:pPr>
            <w:r>
              <w:t>Hardware Development</w:t>
            </w:r>
          </w:p>
        </w:tc>
        <w:tc>
          <w:tcPr>
            <w:tcW w:w="1309" w:type="dxa"/>
            <w:shd w:val="clear" w:color="auto" w:fill="auto"/>
          </w:tcPr>
          <w:p w14:paraId="2DD79038" w14:textId="77777777" w:rsidR="00026DC5" w:rsidRDefault="00026DC5" w:rsidP="00026DC5">
            <w:pPr>
              <w:cnfStyle w:val="000000000000" w:firstRow="0" w:lastRow="0" w:firstColumn="0" w:lastColumn="0" w:oddVBand="0" w:evenVBand="0" w:oddHBand="0" w:evenHBand="0" w:firstRowFirstColumn="0" w:firstRowLastColumn="0" w:lastRowFirstColumn="0" w:lastRowLastColumn="0"/>
            </w:pPr>
            <w:r>
              <w:t>Feb. 1</w:t>
            </w:r>
          </w:p>
        </w:tc>
        <w:tc>
          <w:tcPr>
            <w:tcW w:w="4288" w:type="dxa"/>
            <w:shd w:val="clear" w:color="auto" w:fill="auto"/>
          </w:tcPr>
          <w:p w14:paraId="41C479A7" w14:textId="77777777" w:rsidR="00026DC5" w:rsidRDefault="00026DC5" w:rsidP="000855C8">
            <w:pPr>
              <w:jc w:val="left"/>
              <w:cnfStyle w:val="000000000000" w:firstRow="0" w:lastRow="0" w:firstColumn="0" w:lastColumn="0" w:oddVBand="0" w:evenVBand="0" w:oddHBand="0" w:evenHBand="0" w:firstRowFirstColumn="0" w:firstRowLastColumn="0" w:lastRowFirstColumn="0" w:lastRowLastColumn="0"/>
            </w:pPr>
            <w:r>
              <w:t>Once a final design is decided upon, the project’s hardware components will be assembled. This phase includes having parts manufactured as needed.</w:t>
            </w:r>
          </w:p>
        </w:tc>
        <w:tc>
          <w:tcPr>
            <w:tcW w:w="1989" w:type="dxa"/>
            <w:shd w:val="clear" w:color="auto" w:fill="83DCF8" w:themeFill="accent6" w:themeFillTint="66"/>
            <w:vAlign w:val="center"/>
          </w:tcPr>
          <w:p w14:paraId="05D095CB" w14:textId="6836998A" w:rsidR="00026DC5" w:rsidRDefault="000177AD" w:rsidP="00AD3C0C">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14:paraId="2E3C7E27" w14:textId="5B5987A1"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0ED48CBD" w14:textId="77777777" w:rsidR="00026DC5" w:rsidRDefault="00026DC5" w:rsidP="00585DDF">
            <w:pPr>
              <w:jc w:val="left"/>
            </w:pPr>
            <w:r>
              <w:t>Software-Hardware Integration</w:t>
            </w:r>
          </w:p>
        </w:tc>
        <w:tc>
          <w:tcPr>
            <w:tcW w:w="1309" w:type="dxa"/>
            <w:shd w:val="clear" w:color="auto" w:fill="auto"/>
          </w:tcPr>
          <w:p w14:paraId="0B27E2F7" w14:textId="77777777" w:rsidR="00026DC5" w:rsidRDefault="00026DC5" w:rsidP="00026DC5">
            <w:pPr>
              <w:cnfStyle w:val="000000100000" w:firstRow="0" w:lastRow="0" w:firstColumn="0" w:lastColumn="0" w:oddVBand="0" w:evenVBand="0" w:oddHBand="1" w:evenHBand="0" w:firstRowFirstColumn="0" w:firstRowLastColumn="0" w:lastRowFirstColumn="0" w:lastRowLastColumn="0"/>
            </w:pPr>
            <w:r>
              <w:t>Feb. 15</w:t>
            </w:r>
          </w:p>
        </w:tc>
        <w:tc>
          <w:tcPr>
            <w:tcW w:w="4288" w:type="dxa"/>
            <w:shd w:val="clear" w:color="auto" w:fill="auto"/>
          </w:tcPr>
          <w:p w14:paraId="143AC8F8"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Final integrations between the hardware and software will be completed, such as retrieving data from all sensors and controlling the vibration mechanism.</w:t>
            </w:r>
          </w:p>
        </w:tc>
        <w:tc>
          <w:tcPr>
            <w:tcW w:w="1989" w:type="dxa"/>
            <w:shd w:val="clear" w:color="auto" w:fill="D2CAB6" w:themeFill="background2" w:themeFillShade="E6"/>
            <w:vAlign w:val="center"/>
          </w:tcPr>
          <w:p w14:paraId="14B511B2" w14:textId="07CE0093" w:rsidR="00026DC5" w:rsidRDefault="00AD3C0C" w:rsidP="00AD3C0C">
            <w:pPr>
              <w:jc w:val="center"/>
              <w:cnfStyle w:val="000000100000" w:firstRow="0" w:lastRow="0" w:firstColumn="0" w:lastColumn="0" w:oddVBand="0" w:evenVBand="0" w:oddHBand="1" w:evenHBand="0" w:firstRowFirstColumn="0" w:firstRowLastColumn="0" w:lastRowFirstColumn="0" w:lastRowLastColumn="0"/>
            </w:pPr>
            <w:r>
              <w:t>N/A</w:t>
            </w:r>
          </w:p>
        </w:tc>
      </w:tr>
      <w:tr w:rsidR="00026DC5" w14:paraId="5487CF5D" w14:textId="1E4BA7B3" w:rsidTr="00AD3C0C">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61C07083" w14:textId="77777777" w:rsidR="00026DC5" w:rsidRDefault="00026DC5" w:rsidP="00585DDF">
            <w:pPr>
              <w:jc w:val="left"/>
            </w:pPr>
            <w:r>
              <w:t>Integration Testing</w:t>
            </w:r>
          </w:p>
        </w:tc>
        <w:tc>
          <w:tcPr>
            <w:tcW w:w="1309" w:type="dxa"/>
            <w:shd w:val="clear" w:color="auto" w:fill="auto"/>
          </w:tcPr>
          <w:p w14:paraId="2EA94355" w14:textId="77777777" w:rsidR="00026DC5" w:rsidRDefault="00026DC5" w:rsidP="00026DC5">
            <w:pPr>
              <w:cnfStyle w:val="000000000000" w:firstRow="0" w:lastRow="0" w:firstColumn="0" w:lastColumn="0" w:oddVBand="0" w:evenVBand="0" w:oddHBand="0" w:evenHBand="0" w:firstRowFirstColumn="0" w:firstRowLastColumn="0" w:lastRowFirstColumn="0" w:lastRowLastColumn="0"/>
            </w:pPr>
            <w:r>
              <w:t>Feb. 15</w:t>
            </w:r>
          </w:p>
        </w:tc>
        <w:tc>
          <w:tcPr>
            <w:tcW w:w="4288" w:type="dxa"/>
            <w:shd w:val="clear" w:color="auto" w:fill="auto"/>
          </w:tcPr>
          <w:p w14:paraId="2E88E361" w14:textId="77777777" w:rsidR="00026DC5" w:rsidRDefault="00026DC5" w:rsidP="000855C8">
            <w:pPr>
              <w:jc w:val="left"/>
              <w:cnfStyle w:val="000000000000" w:firstRow="0" w:lastRow="0" w:firstColumn="0" w:lastColumn="0" w:oddVBand="0" w:evenVBand="0" w:oddHBand="0" w:evenHBand="0" w:firstRowFirstColumn="0" w:firstRowLastColumn="0" w:lastRowFirstColumn="0" w:lastRowLastColumn="0"/>
            </w:pPr>
            <w:r>
              <w:t>Final integrations between the hardware and software will be thoroughly tested.</w:t>
            </w:r>
          </w:p>
        </w:tc>
        <w:tc>
          <w:tcPr>
            <w:tcW w:w="1989" w:type="dxa"/>
            <w:shd w:val="clear" w:color="auto" w:fill="D2CAB6" w:themeFill="background2" w:themeFillShade="E6"/>
            <w:vAlign w:val="center"/>
          </w:tcPr>
          <w:p w14:paraId="576D4FC6" w14:textId="085217B3" w:rsidR="00026DC5" w:rsidRDefault="00AD3C0C" w:rsidP="00AD3C0C">
            <w:pPr>
              <w:jc w:val="center"/>
              <w:cnfStyle w:val="000000000000" w:firstRow="0" w:lastRow="0" w:firstColumn="0" w:lastColumn="0" w:oddVBand="0" w:evenVBand="0" w:oddHBand="0" w:evenHBand="0" w:firstRowFirstColumn="0" w:firstRowLastColumn="0" w:lastRowFirstColumn="0" w:lastRowLastColumn="0"/>
            </w:pPr>
            <w:r>
              <w:t>N/A</w:t>
            </w:r>
          </w:p>
        </w:tc>
      </w:tr>
      <w:tr w:rsidR="00026DC5" w14:paraId="44A8D701" w14:textId="67BD8D09"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792AF56E" w14:textId="77777777" w:rsidR="00026DC5" w:rsidRDefault="00026DC5" w:rsidP="00585DDF">
            <w:pPr>
              <w:jc w:val="left"/>
            </w:pPr>
            <w:r>
              <w:t>Acceptance Testing</w:t>
            </w:r>
          </w:p>
        </w:tc>
        <w:tc>
          <w:tcPr>
            <w:tcW w:w="1309" w:type="dxa"/>
            <w:shd w:val="clear" w:color="auto" w:fill="auto"/>
          </w:tcPr>
          <w:p w14:paraId="00166437" w14:textId="77777777" w:rsidR="00026DC5" w:rsidRDefault="00026DC5" w:rsidP="00026DC5">
            <w:pPr>
              <w:cnfStyle w:val="000000100000" w:firstRow="0" w:lastRow="0" w:firstColumn="0" w:lastColumn="0" w:oddVBand="0" w:evenVBand="0" w:oddHBand="1" w:evenHBand="0" w:firstRowFirstColumn="0" w:firstRowLastColumn="0" w:lastRowFirstColumn="0" w:lastRowLastColumn="0"/>
            </w:pPr>
            <w:r>
              <w:t>Feb. 28</w:t>
            </w:r>
          </w:p>
        </w:tc>
        <w:tc>
          <w:tcPr>
            <w:tcW w:w="4288" w:type="dxa"/>
            <w:shd w:val="clear" w:color="auto" w:fill="auto"/>
          </w:tcPr>
          <w:p w14:paraId="760F5124"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Tests will be conducted to ensure the project works as is required by the Davy lab.</w:t>
            </w:r>
          </w:p>
        </w:tc>
        <w:tc>
          <w:tcPr>
            <w:tcW w:w="1989" w:type="dxa"/>
            <w:shd w:val="clear" w:color="auto" w:fill="D2CAB6" w:themeFill="background2" w:themeFillShade="E6"/>
            <w:vAlign w:val="center"/>
          </w:tcPr>
          <w:p w14:paraId="6DD88116" w14:textId="05E90B62" w:rsidR="00026DC5" w:rsidRDefault="00AD3C0C" w:rsidP="00AD3C0C">
            <w:pPr>
              <w:jc w:val="center"/>
              <w:cnfStyle w:val="000000100000" w:firstRow="0" w:lastRow="0" w:firstColumn="0" w:lastColumn="0" w:oddVBand="0" w:evenVBand="0" w:oddHBand="1" w:evenHBand="0" w:firstRowFirstColumn="0" w:firstRowLastColumn="0" w:lastRowFirstColumn="0" w:lastRowLastColumn="0"/>
            </w:pPr>
            <w:r>
              <w:t>N/A</w:t>
            </w:r>
          </w:p>
        </w:tc>
      </w:tr>
    </w:tbl>
    <w:p w14:paraId="1C4D0B78" w14:textId="77777777" w:rsidR="00755F1E" w:rsidRPr="006A5975" w:rsidRDefault="00755F1E" w:rsidP="0050368C"/>
    <w:p w14:paraId="52BDC6B8" w14:textId="1DEFFE49" w:rsidR="00755F1E" w:rsidRDefault="00755F1E" w:rsidP="0050368C">
      <w:pPr>
        <w:pStyle w:val="Heading2"/>
      </w:pPr>
      <w:bookmarkStart w:id="160" w:name="_Toc119591501"/>
      <w:bookmarkStart w:id="161" w:name="_Toc121256173"/>
      <w:commentRangeStart w:id="162"/>
      <w:commentRangeStart w:id="163"/>
      <w:r>
        <w:t>Schedule of Activities/Gantt Chart</w:t>
      </w:r>
      <w:commentRangeEnd w:id="162"/>
      <w:r>
        <w:rPr>
          <w:rStyle w:val="CommentReference"/>
        </w:rPr>
        <w:commentReference w:id="162"/>
      </w:r>
      <w:commentRangeEnd w:id="163"/>
      <w:r>
        <w:rPr>
          <w:rStyle w:val="CommentReference"/>
        </w:rPr>
        <w:commentReference w:id="163"/>
      </w:r>
      <w:bookmarkEnd w:id="160"/>
      <w:bookmarkEnd w:id="161"/>
    </w:p>
    <w:p w14:paraId="557D6FA9" w14:textId="4BE02D97" w:rsidR="00755F1E" w:rsidRDefault="00755F1E" w:rsidP="00DC72E6">
      <w:pPr>
        <w:pStyle w:val="Caption"/>
        <w:jc w:val="left"/>
      </w:pPr>
      <w:r>
        <w:t xml:space="preserve">Table </w:t>
      </w:r>
      <w:r>
        <w:fldChar w:fldCharType="begin"/>
      </w:r>
      <w:r>
        <w:instrText>SEQ Table \* ARABIC</w:instrText>
      </w:r>
      <w:r>
        <w:fldChar w:fldCharType="separate"/>
      </w:r>
      <w:r w:rsidR="00097D61">
        <w:rPr>
          <w:noProof/>
        </w:rPr>
        <w:t>9</w:t>
      </w:r>
      <w:r>
        <w:fldChar w:fldCharType="end"/>
      </w:r>
      <w:r>
        <w:t xml:space="preserve"> - Schedule of activities for project completion, documentation, and presentations.</w:t>
      </w:r>
    </w:p>
    <w:tbl>
      <w:tblPr>
        <w:tblStyle w:val="GridTable2-Accent1"/>
        <w:tblW w:w="0" w:type="auto"/>
        <w:tblLook w:val="04A0" w:firstRow="1" w:lastRow="0" w:firstColumn="1" w:lastColumn="0" w:noHBand="0" w:noVBand="1"/>
      </w:tblPr>
      <w:tblGrid>
        <w:gridCol w:w="3080"/>
        <w:gridCol w:w="1482"/>
        <w:gridCol w:w="1406"/>
        <w:gridCol w:w="1588"/>
        <w:gridCol w:w="1804"/>
      </w:tblGrid>
      <w:tr w:rsidR="00B93D09" w14:paraId="52CC9AE5" w14:textId="625DBD27" w:rsidTr="00B55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48319909" w14:textId="77777777" w:rsidR="00B93D09" w:rsidRDefault="00B93D09" w:rsidP="0050368C">
            <w:r>
              <w:t>Task</w:t>
            </w:r>
          </w:p>
        </w:tc>
        <w:tc>
          <w:tcPr>
            <w:tcW w:w="1559" w:type="dxa"/>
            <w:shd w:val="clear" w:color="auto" w:fill="auto"/>
          </w:tcPr>
          <w:p w14:paraId="31C8C4AA"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Begin</w:t>
            </w:r>
          </w:p>
        </w:tc>
        <w:tc>
          <w:tcPr>
            <w:tcW w:w="1503" w:type="dxa"/>
            <w:shd w:val="clear" w:color="auto" w:fill="auto"/>
          </w:tcPr>
          <w:p w14:paraId="7E2D71CA"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Draft</w:t>
            </w:r>
          </w:p>
        </w:tc>
        <w:tc>
          <w:tcPr>
            <w:tcW w:w="1637" w:type="dxa"/>
            <w:shd w:val="clear" w:color="auto" w:fill="auto"/>
          </w:tcPr>
          <w:p w14:paraId="30734FE4"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Completed</w:t>
            </w:r>
          </w:p>
        </w:tc>
        <w:tc>
          <w:tcPr>
            <w:tcW w:w="1322" w:type="dxa"/>
            <w:shd w:val="clear" w:color="auto" w:fill="auto"/>
          </w:tcPr>
          <w:p w14:paraId="412E619A" w14:textId="13492F03" w:rsidR="00B93D09" w:rsidRDefault="00B93D09" w:rsidP="0050368C">
            <w:pPr>
              <w:cnfStyle w:val="100000000000" w:firstRow="1" w:lastRow="0" w:firstColumn="0" w:lastColumn="0" w:oddVBand="0" w:evenVBand="0" w:oddHBand="0" w:evenHBand="0" w:firstRowFirstColumn="0" w:firstRowLastColumn="0" w:lastRowFirstColumn="0" w:lastRowLastColumn="0"/>
            </w:pPr>
            <w:commentRangeStart w:id="164"/>
            <w:commentRangeStart w:id="165"/>
            <w:r>
              <w:t>Status</w:t>
            </w:r>
            <w:commentRangeEnd w:id="164"/>
            <w:r w:rsidR="001263AF">
              <w:rPr>
                <w:rStyle w:val="CommentReference"/>
                <w:rFonts w:cstheme="minorBidi"/>
                <w:b w:val="0"/>
                <w:bCs w:val="0"/>
                <w:iCs w:val="0"/>
                <w:lang w:val="en-CA"/>
              </w:rPr>
              <w:commentReference w:id="164"/>
            </w:r>
            <w:commentRangeEnd w:id="165"/>
            <w:r w:rsidR="00F926B8">
              <w:rPr>
                <w:rStyle w:val="CommentReference"/>
                <w:rFonts w:cstheme="minorBidi"/>
                <w:b w:val="0"/>
                <w:bCs w:val="0"/>
                <w:iCs w:val="0"/>
                <w:lang w:val="en-CA"/>
              </w:rPr>
              <w:commentReference w:id="165"/>
            </w:r>
          </w:p>
        </w:tc>
      </w:tr>
      <w:tr w:rsidR="00B93D09" w14:paraId="0399363E" w14:textId="1010247C" w:rsidTr="00B55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E5F1E75" w14:textId="77777777" w:rsidR="00B93D09" w:rsidRDefault="00B93D09" w:rsidP="00B551CB">
            <w:pPr>
              <w:jc w:val="center"/>
            </w:pPr>
            <w:r>
              <w:t>Kickoff meeting between engineering team and lab</w:t>
            </w:r>
          </w:p>
        </w:tc>
        <w:tc>
          <w:tcPr>
            <w:tcW w:w="1559" w:type="dxa"/>
            <w:shd w:val="clear" w:color="auto" w:fill="auto"/>
          </w:tcPr>
          <w:p w14:paraId="72202B1E"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w:t>
            </w:r>
          </w:p>
        </w:tc>
        <w:tc>
          <w:tcPr>
            <w:tcW w:w="1503" w:type="dxa"/>
            <w:shd w:val="clear" w:color="auto" w:fill="auto"/>
          </w:tcPr>
          <w:p w14:paraId="57231C14"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78F9009B"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Aug. 26</w:t>
            </w:r>
          </w:p>
        </w:tc>
        <w:tc>
          <w:tcPr>
            <w:tcW w:w="1322" w:type="dxa"/>
            <w:shd w:val="clear" w:color="auto" w:fill="45CBF5" w:themeFill="accent6" w:themeFillTint="99"/>
            <w:vAlign w:val="center"/>
          </w:tcPr>
          <w:p w14:paraId="565471CD" w14:textId="0D458930" w:rsidR="00B93D09" w:rsidRPr="00B551CB" w:rsidRDefault="00B551CB" w:rsidP="00B551CB">
            <w:pPr>
              <w:cnfStyle w:val="000000100000" w:firstRow="0" w:lastRow="0" w:firstColumn="0" w:lastColumn="0" w:oddVBand="0" w:evenVBand="0" w:oddHBand="1" w:evenHBand="0" w:firstRowFirstColumn="0" w:firstRowLastColumn="0" w:lastRowFirstColumn="0" w:lastRowLastColumn="0"/>
            </w:pPr>
            <w:r>
              <w:t>Complete</w:t>
            </w:r>
          </w:p>
        </w:tc>
      </w:tr>
      <w:tr w:rsidR="00B551CB" w14:paraId="2FB8FD3A" w14:textId="2136B3CE" w:rsidTr="0026783C">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27C2ACC9" w14:textId="77777777" w:rsidR="00B551CB" w:rsidRDefault="00B551CB" w:rsidP="00B551CB">
            <w:pPr>
              <w:jc w:val="center"/>
            </w:pPr>
            <w:r>
              <w:t>Research</w:t>
            </w:r>
          </w:p>
        </w:tc>
        <w:tc>
          <w:tcPr>
            <w:tcW w:w="1559" w:type="dxa"/>
            <w:shd w:val="clear" w:color="auto" w:fill="auto"/>
          </w:tcPr>
          <w:p w14:paraId="726B60B3"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Summer</w:t>
            </w:r>
          </w:p>
        </w:tc>
        <w:tc>
          <w:tcPr>
            <w:tcW w:w="1503" w:type="dxa"/>
            <w:shd w:val="clear" w:color="auto" w:fill="auto"/>
          </w:tcPr>
          <w:p w14:paraId="1C69B063"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Sept. 7</w:t>
            </w:r>
          </w:p>
        </w:tc>
        <w:tc>
          <w:tcPr>
            <w:tcW w:w="1637" w:type="dxa"/>
            <w:shd w:val="clear" w:color="auto" w:fill="auto"/>
          </w:tcPr>
          <w:p w14:paraId="1DA07519"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Sept. 30</w:t>
            </w:r>
          </w:p>
        </w:tc>
        <w:tc>
          <w:tcPr>
            <w:tcW w:w="1322" w:type="dxa"/>
            <w:shd w:val="clear" w:color="auto" w:fill="45CBF5" w:themeFill="accent6" w:themeFillTint="99"/>
            <w:vAlign w:val="center"/>
          </w:tcPr>
          <w:p w14:paraId="4A9CBA5B" w14:textId="3FACB634" w:rsidR="00B551CB" w:rsidRDefault="00B551CB" w:rsidP="00B551CB">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14:paraId="342F0B32" w14:textId="6E68E3BB" w:rsidTr="00267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66D755F0" w14:textId="77777777" w:rsidR="00B551CB" w:rsidRDefault="00B551CB" w:rsidP="00B551CB">
            <w:pPr>
              <w:jc w:val="center"/>
            </w:pPr>
            <w:r>
              <w:t>Proposal</w:t>
            </w:r>
          </w:p>
        </w:tc>
        <w:tc>
          <w:tcPr>
            <w:tcW w:w="1559" w:type="dxa"/>
            <w:shd w:val="clear" w:color="auto" w:fill="auto"/>
          </w:tcPr>
          <w:p w14:paraId="6E08B70B"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Sept. 7</w:t>
            </w:r>
          </w:p>
        </w:tc>
        <w:tc>
          <w:tcPr>
            <w:tcW w:w="1503" w:type="dxa"/>
            <w:shd w:val="clear" w:color="auto" w:fill="auto"/>
          </w:tcPr>
          <w:p w14:paraId="5F631F8C"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Sept. 30</w:t>
            </w:r>
          </w:p>
        </w:tc>
        <w:tc>
          <w:tcPr>
            <w:tcW w:w="1637" w:type="dxa"/>
            <w:shd w:val="clear" w:color="auto" w:fill="auto"/>
          </w:tcPr>
          <w:p w14:paraId="78BE361E"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Oct. 21</w:t>
            </w:r>
          </w:p>
        </w:tc>
        <w:tc>
          <w:tcPr>
            <w:tcW w:w="1322" w:type="dxa"/>
            <w:shd w:val="clear" w:color="auto" w:fill="45CBF5" w:themeFill="accent6" w:themeFillTint="99"/>
            <w:vAlign w:val="center"/>
          </w:tcPr>
          <w:p w14:paraId="48F56A8E" w14:textId="5FD6B278" w:rsidR="00B551CB" w:rsidRDefault="00B551CB" w:rsidP="00B551CB">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14:paraId="108C8770" w14:textId="10EDBCE4" w:rsidTr="0026783C">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BCD3F08" w14:textId="77777777" w:rsidR="00B551CB" w:rsidRDefault="00B551CB" w:rsidP="00B551CB">
            <w:pPr>
              <w:jc w:val="center"/>
            </w:pPr>
            <w:r>
              <w:t>Hardware &amp; Software Designs</w:t>
            </w:r>
          </w:p>
        </w:tc>
        <w:tc>
          <w:tcPr>
            <w:tcW w:w="1559" w:type="dxa"/>
            <w:shd w:val="clear" w:color="auto" w:fill="auto"/>
          </w:tcPr>
          <w:p w14:paraId="5BF7BC6B"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Sept. 7</w:t>
            </w:r>
          </w:p>
        </w:tc>
        <w:tc>
          <w:tcPr>
            <w:tcW w:w="1503" w:type="dxa"/>
            <w:shd w:val="clear" w:color="auto" w:fill="auto"/>
          </w:tcPr>
          <w:p w14:paraId="4A043CA6"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Oct. 8</w:t>
            </w:r>
          </w:p>
        </w:tc>
        <w:tc>
          <w:tcPr>
            <w:tcW w:w="1637" w:type="dxa"/>
            <w:shd w:val="clear" w:color="auto" w:fill="auto"/>
          </w:tcPr>
          <w:p w14:paraId="1F9775BD"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Oct. 21</w:t>
            </w:r>
          </w:p>
        </w:tc>
        <w:tc>
          <w:tcPr>
            <w:tcW w:w="1322" w:type="dxa"/>
            <w:shd w:val="clear" w:color="auto" w:fill="D1E7A8" w:themeFill="accent2" w:themeFillTint="66"/>
            <w:vAlign w:val="center"/>
          </w:tcPr>
          <w:p w14:paraId="0B7439F8" w14:textId="2E910DF0" w:rsidR="00B551CB" w:rsidRDefault="00B551CB" w:rsidP="00B551CB">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14:paraId="2F5C39ED" w14:textId="08167981" w:rsidTr="00267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7A349ADE" w14:textId="77777777" w:rsidR="00B551CB" w:rsidRDefault="00B551CB" w:rsidP="00B551CB">
            <w:pPr>
              <w:jc w:val="center"/>
            </w:pPr>
            <w:r>
              <w:t>Finalize Part Orders</w:t>
            </w:r>
          </w:p>
        </w:tc>
        <w:tc>
          <w:tcPr>
            <w:tcW w:w="1559" w:type="dxa"/>
            <w:shd w:val="clear" w:color="auto" w:fill="auto"/>
          </w:tcPr>
          <w:p w14:paraId="4F2625EB"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503" w:type="dxa"/>
            <w:shd w:val="clear" w:color="auto" w:fill="auto"/>
          </w:tcPr>
          <w:p w14:paraId="0589782C"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05D3F49F"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Sept. 30</w:t>
            </w:r>
          </w:p>
        </w:tc>
        <w:tc>
          <w:tcPr>
            <w:tcW w:w="1322" w:type="dxa"/>
            <w:shd w:val="clear" w:color="auto" w:fill="D1E7A8" w:themeFill="accent2" w:themeFillTint="66"/>
            <w:vAlign w:val="center"/>
          </w:tcPr>
          <w:p w14:paraId="61400E7F" w14:textId="5420D6E6" w:rsidR="00B551CB" w:rsidRDefault="00B551CB" w:rsidP="00B551CB">
            <w:pPr>
              <w:jc w:val="center"/>
              <w:cnfStyle w:val="000000100000" w:firstRow="0" w:lastRow="0" w:firstColumn="0" w:lastColumn="0" w:oddVBand="0" w:evenVBand="0" w:oddHBand="1" w:evenHBand="0" w:firstRowFirstColumn="0" w:firstRowLastColumn="0" w:lastRowFirstColumn="0" w:lastRowLastColumn="0"/>
            </w:pPr>
            <w:r>
              <w:t>In Progress</w:t>
            </w:r>
          </w:p>
        </w:tc>
      </w:tr>
      <w:tr w:rsidR="00B551CB" w14:paraId="3659E94F" w14:textId="1051E4E3" w:rsidTr="0026783C">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026FB7D" w14:textId="77777777" w:rsidR="00B551CB" w:rsidRDefault="00B551CB" w:rsidP="00B551CB">
            <w:pPr>
              <w:jc w:val="center"/>
            </w:pPr>
            <w:r>
              <w:t>Hardware Test Phase</w:t>
            </w:r>
          </w:p>
        </w:tc>
        <w:tc>
          <w:tcPr>
            <w:tcW w:w="1559" w:type="dxa"/>
            <w:shd w:val="clear" w:color="auto" w:fill="auto"/>
          </w:tcPr>
          <w:p w14:paraId="728A9B56"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Oct. 1</w:t>
            </w:r>
          </w:p>
        </w:tc>
        <w:tc>
          <w:tcPr>
            <w:tcW w:w="1503" w:type="dxa"/>
            <w:shd w:val="clear" w:color="auto" w:fill="auto"/>
          </w:tcPr>
          <w:p w14:paraId="4A762389"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14:paraId="313E1936"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Dec. 10</w:t>
            </w:r>
          </w:p>
        </w:tc>
        <w:tc>
          <w:tcPr>
            <w:tcW w:w="1322" w:type="dxa"/>
            <w:shd w:val="clear" w:color="auto" w:fill="A6A6A6" w:themeFill="background1" w:themeFillShade="A6"/>
            <w:vAlign w:val="center"/>
          </w:tcPr>
          <w:p w14:paraId="30C68AF8" w14:textId="1A37D0FB"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TBD</w:t>
            </w:r>
          </w:p>
        </w:tc>
      </w:tr>
      <w:tr w:rsidR="00B551CB" w14:paraId="609447B5" w14:textId="60252CAB" w:rsidTr="00267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32585A7C" w14:textId="77777777" w:rsidR="00B551CB" w:rsidRDefault="00B551CB" w:rsidP="00B551CB">
            <w:pPr>
              <w:jc w:val="center"/>
            </w:pPr>
            <w:r>
              <w:t>Test Plan</w:t>
            </w:r>
          </w:p>
        </w:tc>
        <w:tc>
          <w:tcPr>
            <w:tcW w:w="1559" w:type="dxa"/>
            <w:shd w:val="clear" w:color="auto" w:fill="auto"/>
          </w:tcPr>
          <w:p w14:paraId="02941846"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Oct. 31</w:t>
            </w:r>
          </w:p>
        </w:tc>
        <w:tc>
          <w:tcPr>
            <w:tcW w:w="1503" w:type="dxa"/>
            <w:shd w:val="clear" w:color="auto" w:fill="auto"/>
          </w:tcPr>
          <w:p w14:paraId="0673E503"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272564AF"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Dec. 10</w:t>
            </w:r>
          </w:p>
        </w:tc>
        <w:tc>
          <w:tcPr>
            <w:tcW w:w="1322" w:type="dxa"/>
            <w:shd w:val="clear" w:color="auto" w:fill="A6A6A6" w:themeFill="background1" w:themeFillShade="A6"/>
            <w:vAlign w:val="center"/>
          </w:tcPr>
          <w:p w14:paraId="0D2F95A9" w14:textId="1D20D01C"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TBD</w:t>
            </w:r>
          </w:p>
        </w:tc>
      </w:tr>
      <w:tr w:rsidR="00B551CB" w14:paraId="4BE6272B" w14:textId="611D3F2C" w:rsidTr="00F10A32">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338FD9E9" w14:textId="77777777" w:rsidR="00B551CB" w:rsidRDefault="00B551CB" w:rsidP="00B551CB">
            <w:pPr>
              <w:jc w:val="center"/>
            </w:pPr>
            <w:r>
              <w:t>Development – Software &amp; Hardware</w:t>
            </w:r>
          </w:p>
        </w:tc>
        <w:tc>
          <w:tcPr>
            <w:tcW w:w="1559" w:type="dxa"/>
            <w:shd w:val="clear" w:color="auto" w:fill="auto"/>
          </w:tcPr>
          <w:p w14:paraId="30A79810"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Sept. 30</w:t>
            </w:r>
          </w:p>
        </w:tc>
        <w:tc>
          <w:tcPr>
            <w:tcW w:w="1503" w:type="dxa"/>
            <w:shd w:val="clear" w:color="auto" w:fill="auto"/>
          </w:tcPr>
          <w:p w14:paraId="28815E2D"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Jan. 1</w:t>
            </w:r>
          </w:p>
        </w:tc>
        <w:tc>
          <w:tcPr>
            <w:tcW w:w="1637" w:type="dxa"/>
            <w:shd w:val="clear" w:color="auto" w:fill="auto"/>
          </w:tcPr>
          <w:p w14:paraId="0606BF51"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Feb. 1</w:t>
            </w:r>
          </w:p>
        </w:tc>
        <w:tc>
          <w:tcPr>
            <w:tcW w:w="1322" w:type="dxa"/>
            <w:shd w:val="clear" w:color="auto" w:fill="D9D9D9" w:themeFill="background1" w:themeFillShade="D9"/>
            <w:vAlign w:val="center"/>
          </w:tcPr>
          <w:p w14:paraId="3A0D739F" w14:textId="62071151"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022F9CFF" w14:textId="7C227F0E" w:rsidTr="00F1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577984EC" w14:textId="77777777" w:rsidR="00B551CB" w:rsidRDefault="00B551CB" w:rsidP="00B551CB">
            <w:pPr>
              <w:jc w:val="center"/>
            </w:pPr>
            <w:r>
              <w:t>Software-Hardware Integration</w:t>
            </w:r>
          </w:p>
        </w:tc>
        <w:tc>
          <w:tcPr>
            <w:tcW w:w="1559" w:type="dxa"/>
            <w:shd w:val="clear" w:color="auto" w:fill="auto"/>
          </w:tcPr>
          <w:p w14:paraId="6BED2594"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Feb. 2</w:t>
            </w:r>
          </w:p>
        </w:tc>
        <w:tc>
          <w:tcPr>
            <w:tcW w:w="1503" w:type="dxa"/>
            <w:shd w:val="clear" w:color="auto" w:fill="auto"/>
          </w:tcPr>
          <w:p w14:paraId="03C7826D"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17E33331"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Feb. 15</w:t>
            </w:r>
          </w:p>
        </w:tc>
        <w:tc>
          <w:tcPr>
            <w:tcW w:w="1322" w:type="dxa"/>
            <w:shd w:val="clear" w:color="auto" w:fill="D9D9D9" w:themeFill="background1" w:themeFillShade="D9"/>
            <w:vAlign w:val="center"/>
          </w:tcPr>
          <w:p w14:paraId="5271389E" w14:textId="0861D267"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63EB4AAE" w14:textId="4D6CB2E4" w:rsidTr="00F10A32">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77A68CF8" w14:textId="77777777" w:rsidR="00B551CB" w:rsidRDefault="00B551CB" w:rsidP="00B551CB">
            <w:pPr>
              <w:jc w:val="center"/>
            </w:pPr>
            <w:r>
              <w:t>Progress Report</w:t>
            </w:r>
          </w:p>
        </w:tc>
        <w:tc>
          <w:tcPr>
            <w:tcW w:w="1559" w:type="dxa"/>
            <w:shd w:val="clear" w:color="auto" w:fill="auto"/>
          </w:tcPr>
          <w:p w14:paraId="4B7AF7FD"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Nov. 1</w:t>
            </w:r>
          </w:p>
        </w:tc>
        <w:tc>
          <w:tcPr>
            <w:tcW w:w="1503" w:type="dxa"/>
            <w:shd w:val="clear" w:color="auto" w:fill="auto"/>
          </w:tcPr>
          <w:p w14:paraId="4788730F"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Nov. 18</w:t>
            </w:r>
          </w:p>
        </w:tc>
        <w:tc>
          <w:tcPr>
            <w:tcW w:w="1637" w:type="dxa"/>
            <w:shd w:val="clear" w:color="auto" w:fill="auto"/>
          </w:tcPr>
          <w:p w14:paraId="58B2F198"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Dec. 9</w:t>
            </w:r>
          </w:p>
        </w:tc>
        <w:tc>
          <w:tcPr>
            <w:tcW w:w="1322" w:type="dxa"/>
            <w:shd w:val="clear" w:color="auto" w:fill="D9D9D9" w:themeFill="background1" w:themeFillShade="D9"/>
            <w:vAlign w:val="center"/>
          </w:tcPr>
          <w:p w14:paraId="5E17B483" w14:textId="05D00A8B"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39B27327" w14:textId="294AACC2" w:rsidTr="00F1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549CD5B8" w14:textId="77777777" w:rsidR="00B551CB" w:rsidRDefault="00B551CB" w:rsidP="00B551CB">
            <w:pPr>
              <w:jc w:val="center"/>
            </w:pPr>
            <w:r>
              <w:t>Oral Presentations</w:t>
            </w:r>
          </w:p>
        </w:tc>
        <w:tc>
          <w:tcPr>
            <w:tcW w:w="1559" w:type="dxa"/>
            <w:shd w:val="clear" w:color="auto" w:fill="auto"/>
          </w:tcPr>
          <w:p w14:paraId="1FBFCBE3"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Jan. 9</w:t>
            </w:r>
          </w:p>
        </w:tc>
        <w:tc>
          <w:tcPr>
            <w:tcW w:w="1503" w:type="dxa"/>
            <w:shd w:val="clear" w:color="auto" w:fill="auto"/>
          </w:tcPr>
          <w:p w14:paraId="1BFD875A"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Form – Dec. 9</w:t>
            </w:r>
          </w:p>
        </w:tc>
        <w:tc>
          <w:tcPr>
            <w:tcW w:w="1637" w:type="dxa"/>
            <w:shd w:val="clear" w:color="auto" w:fill="auto"/>
          </w:tcPr>
          <w:p w14:paraId="683E50E6"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Jan. 23-27</w:t>
            </w:r>
          </w:p>
        </w:tc>
        <w:tc>
          <w:tcPr>
            <w:tcW w:w="1322" w:type="dxa"/>
            <w:shd w:val="clear" w:color="auto" w:fill="D9D9D9" w:themeFill="background1" w:themeFillShade="D9"/>
            <w:vAlign w:val="center"/>
          </w:tcPr>
          <w:p w14:paraId="30D2543C" w14:textId="203D35D8"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25583C56" w14:textId="7EA796D6" w:rsidTr="00F10A32">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DF872B7" w14:textId="77777777" w:rsidR="00B551CB" w:rsidRDefault="00B551CB" w:rsidP="00B551CB">
            <w:pPr>
              <w:jc w:val="center"/>
            </w:pPr>
            <w:r>
              <w:t>Integration Testing</w:t>
            </w:r>
          </w:p>
        </w:tc>
        <w:tc>
          <w:tcPr>
            <w:tcW w:w="1559" w:type="dxa"/>
            <w:shd w:val="clear" w:color="auto" w:fill="auto"/>
          </w:tcPr>
          <w:p w14:paraId="0F559E44"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Feb. 15</w:t>
            </w:r>
          </w:p>
        </w:tc>
        <w:tc>
          <w:tcPr>
            <w:tcW w:w="1503" w:type="dxa"/>
            <w:shd w:val="clear" w:color="auto" w:fill="auto"/>
          </w:tcPr>
          <w:p w14:paraId="62A54AA0"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14:paraId="7A2CD79B"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Feb. 28</w:t>
            </w:r>
          </w:p>
        </w:tc>
        <w:tc>
          <w:tcPr>
            <w:tcW w:w="1322" w:type="dxa"/>
            <w:shd w:val="clear" w:color="auto" w:fill="D9D9D9" w:themeFill="background1" w:themeFillShade="D9"/>
            <w:vAlign w:val="center"/>
          </w:tcPr>
          <w:p w14:paraId="7E5298EF" w14:textId="2A621F26"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316539F5" w14:textId="44C3FD6C" w:rsidTr="00F1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450F7FCA" w14:textId="77777777" w:rsidR="00B551CB" w:rsidRDefault="00B551CB" w:rsidP="00B551CB">
            <w:pPr>
              <w:jc w:val="center"/>
            </w:pPr>
            <w:r>
              <w:t>Acceptance Testing</w:t>
            </w:r>
          </w:p>
        </w:tc>
        <w:tc>
          <w:tcPr>
            <w:tcW w:w="1559" w:type="dxa"/>
            <w:shd w:val="clear" w:color="auto" w:fill="auto"/>
          </w:tcPr>
          <w:p w14:paraId="7EA64C55"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Feb. 28</w:t>
            </w:r>
          </w:p>
        </w:tc>
        <w:tc>
          <w:tcPr>
            <w:tcW w:w="1503" w:type="dxa"/>
            <w:shd w:val="clear" w:color="auto" w:fill="auto"/>
          </w:tcPr>
          <w:p w14:paraId="4CCB64EB"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31EB77F2"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March 10</w:t>
            </w:r>
          </w:p>
        </w:tc>
        <w:tc>
          <w:tcPr>
            <w:tcW w:w="1322" w:type="dxa"/>
            <w:shd w:val="clear" w:color="auto" w:fill="D9D9D9" w:themeFill="background1" w:themeFillShade="D9"/>
            <w:vAlign w:val="center"/>
          </w:tcPr>
          <w:p w14:paraId="2DDDDFA4" w14:textId="3F6687A7"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1D5D7123" w14:textId="5EF5BC17" w:rsidTr="00F10A32">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136D4AF1" w14:textId="77777777" w:rsidR="00B551CB" w:rsidRDefault="00B551CB" w:rsidP="00B551CB">
            <w:pPr>
              <w:jc w:val="center"/>
            </w:pPr>
            <w:r>
              <w:t>Poster Fair</w:t>
            </w:r>
          </w:p>
        </w:tc>
        <w:tc>
          <w:tcPr>
            <w:tcW w:w="1559" w:type="dxa"/>
            <w:shd w:val="clear" w:color="auto" w:fill="auto"/>
          </w:tcPr>
          <w:p w14:paraId="62E0B858"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March 1</w:t>
            </w:r>
          </w:p>
        </w:tc>
        <w:tc>
          <w:tcPr>
            <w:tcW w:w="1503" w:type="dxa"/>
            <w:shd w:val="clear" w:color="auto" w:fill="auto"/>
          </w:tcPr>
          <w:p w14:paraId="620CFC08"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14:paraId="272DA69C"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March 17</w:t>
            </w:r>
          </w:p>
        </w:tc>
        <w:tc>
          <w:tcPr>
            <w:tcW w:w="1322" w:type="dxa"/>
            <w:shd w:val="clear" w:color="auto" w:fill="D9D9D9" w:themeFill="background1" w:themeFillShade="D9"/>
            <w:vAlign w:val="center"/>
          </w:tcPr>
          <w:p w14:paraId="143DA071" w14:textId="3DC12739"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57A49CD9" w14:textId="0E48BAE2" w:rsidTr="00F1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24CA039D" w14:textId="77777777" w:rsidR="00B551CB" w:rsidRDefault="00B551CB" w:rsidP="00B551CB">
            <w:pPr>
              <w:jc w:val="center"/>
            </w:pPr>
            <w:r>
              <w:t>Final Report and Video</w:t>
            </w:r>
          </w:p>
        </w:tc>
        <w:tc>
          <w:tcPr>
            <w:tcW w:w="1559" w:type="dxa"/>
            <w:shd w:val="clear" w:color="auto" w:fill="auto"/>
          </w:tcPr>
          <w:p w14:paraId="74F964D7"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Jan. 15</w:t>
            </w:r>
          </w:p>
        </w:tc>
        <w:tc>
          <w:tcPr>
            <w:tcW w:w="1503" w:type="dxa"/>
            <w:shd w:val="clear" w:color="auto" w:fill="auto"/>
          </w:tcPr>
          <w:p w14:paraId="1E9E7EE6"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1</w:t>
            </w:r>
            <w:r w:rsidRPr="0063760D">
              <w:rPr>
                <w:vertAlign w:val="superscript"/>
              </w:rPr>
              <w:t>st</w:t>
            </w:r>
            <w:r>
              <w:t xml:space="preserve"> – Feb. 17</w:t>
            </w:r>
          </w:p>
          <w:p w14:paraId="4176FB85"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2</w:t>
            </w:r>
            <w:r w:rsidRPr="0063760D">
              <w:rPr>
                <w:vertAlign w:val="superscript"/>
              </w:rPr>
              <w:t>nd</w:t>
            </w:r>
            <w:r>
              <w:t xml:space="preserve"> – March 24</w:t>
            </w:r>
          </w:p>
        </w:tc>
        <w:tc>
          <w:tcPr>
            <w:tcW w:w="1637" w:type="dxa"/>
            <w:shd w:val="clear" w:color="auto" w:fill="auto"/>
          </w:tcPr>
          <w:p w14:paraId="0C9BFF7A"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April 12</w:t>
            </w:r>
          </w:p>
        </w:tc>
        <w:tc>
          <w:tcPr>
            <w:tcW w:w="1322" w:type="dxa"/>
            <w:shd w:val="clear" w:color="auto" w:fill="D9D9D9" w:themeFill="background1" w:themeFillShade="D9"/>
            <w:vAlign w:val="center"/>
          </w:tcPr>
          <w:p w14:paraId="1736381C" w14:textId="0D71E013"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bl>
    <w:p w14:paraId="6B6488A4" w14:textId="066EDF38" w:rsidR="00ED4B37" w:rsidRPr="00555421" w:rsidRDefault="00ED4B37" w:rsidP="0050368C">
      <w:r w:rsidRPr="00ED4B37">
        <w:rPr>
          <w:highlight w:val="yellow"/>
        </w:rPr>
        <w:t>Provide update Gant Chart?</w:t>
      </w:r>
    </w:p>
    <w:p w14:paraId="725F15E3" w14:textId="77777777" w:rsidR="00755F1E" w:rsidRDefault="00755F1E" w:rsidP="0050368C"/>
    <w:p w14:paraId="44D79050" w14:textId="77777777" w:rsidR="00755F1E" w:rsidRDefault="00755F1E" w:rsidP="0050368C">
      <w:r>
        <w:rPr>
          <w:noProof/>
        </w:rPr>
        <w:lastRenderedPageBreak/>
        <w:drawing>
          <wp:inline distT="0" distB="0" distL="0" distR="0" wp14:anchorId="3D3E89C8" wp14:editId="0C10F9A3">
            <wp:extent cx="4191000" cy="7477125"/>
            <wp:effectExtent l="0" t="0" r="0" b="9525"/>
            <wp:docPr id="58264043" name="Picture 5826404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64043" name="Picture 58264043"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7096" cy="7541524"/>
                    </a:xfrm>
                    <a:prstGeom prst="rect">
                      <a:avLst/>
                    </a:prstGeom>
                  </pic:spPr>
                </pic:pic>
              </a:graphicData>
            </a:graphic>
          </wp:inline>
        </w:drawing>
      </w:r>
    </w:p>
    <w:p w14:paraId="1CC827CE" w14:textId="7F2CD8AD" w:rsidR="00755F1E" w:rsidRDefault="00755F1E" w:rsidP="0050368C">
      <w:pPr>
        <w:pStyle w:val="Caption"/>
      </w:pPr>
      <w:commentRangeStart w:id="166"/>
      <w:r>
        <w:t xml:space="preserve">Figure </w:t>
      </w:r>
      <w:r>
        <w:fldChar w:fldCharType="begin"/>
      </w:r>
      <w:r>
        <w:instrText>SEQ Figure \* ARABIC</w:instrText>
      </w:r>
      <w:r>
        <w:fldChar w:fldCharType="separate"/>
      </w:r>
      <w:r w:rsidR="00134B43">
        <w:rPr>
          <w:noProof/>
        </w:rPr>
        <w:t>7</w:t>
      </w:r>
      <w:r>
        <w:fldChar w:fldCharType="end"/>
      </w:r>
      <w:r>
        <w:t xml:space="preserve"> - Gantt chart</w:t>
      </w:r>
      <w:commentRangeEnd w:id="166"/>
      <w:r w:rsidR="001263AF">
        <w:rPr>
          <w:rStyle w:val="CommentReference"/>
          <w:i w:val="0"/>
          <w:iCs w:val="0"/>
          <w:color w:val="auto"/>
        </w:rPr>
        <w:commentReference w:id="166"/>
      </w:r>
    </w:p>
    <w:p w14:paraId="5335D373" w14:textId="2773E75D" w:rsidR="00755F1E" w:rsidRDefault="00755F1E" w:rsidP="0050368C">
      <w:pPr>
        <w:pStyle w:val="Heading1"/>
      </w:pPr>
      <w:bookmarkStart w:id="167" w:name="_Toc119591502"/>
      <w:bookmarkStart w:id="168" w:name="_Toc121256174"/>
      <w:r>
        <w:lastRenderedPageBreak/>
        <w:t>Budget Breakdown</w:t>
      </w:r>
      <w:bookmarkEnd w:id="167"/>
      <w:bookmarkEnd w:id="168"/>
    </w:p>
    <w:p w14:paraId="52FDC049" w14:textId="302E53C7" w:rsidR="00755F1E" w:rsidRDefault="00755F1E" w:rsidP="0050368C">
      <w:pPr>
        <w:pStyle w:val="Heading2"/>
      </w:pPr>
      <w:bookmarkStart w:id="169" w:name="_Toc119591503"/>
      <w:bookmarkStart w:id="170" w:name="_Toc121256175"/>
      <w:r>
        <w:t>Hardware</w:t>
      </w:r>
      <w:bookmarkEnd w:id="169"/>
      <w:bookmarkEnd w:id="170"/>
    </w:p>
    <w:p w14:paraId="6BC6A4BB" w14:textId="58B48320" w:rsidR="00755F1E" w:rsidRPr="000855C8" w:rsidRDefault="00755F1E" w:rsidP="0050368C">
      <w:pPr>
        <w:rPr>
          <w:rFonts w:cstheme="minorHAnsi"/>
        </w:rPr>
      </w:pPr>
      <w:r w:rsidRPr="000855C8">
        <w:rPr>
          <w:rFonts w:cstheme="minorHAnsi"/>
        </w:rPr>
        <w:t>Note, hardware does not include 3D-printed components or manufactured items, as costs for those items have not yet been finalized.</w:t>
      </w:r>
      <w:r w:rsidR="00F14A7B">
        <w:rPr>
          <w:rFonts w:cstheme="minorHAnsi"/>
        </w:rPr>
        <w:t xml:space="preserve"> Also does not include measurement device, which is to be determined.</w:t>
      </w:r>
    </w:p>
    <w:p w14:paraId="3EAA8F92" w14:textId="29BB3BD4" w:rsidR="00755F1E" w:rsidRDefault="00755F1E" w:rsidP="00DC72E6">
      <w:pPr>
        <w:pStyle w:val="Caption"/>
        <w:jc w:val="left"/>
      </w:pPr>
      <w:r>
        <w:t xml:space="preserve">Table </w:t>
      </w:r>
      <w:r>
        <w:fldChar w:fldCharType="begin"/>
      </w:r>
      <w:r>
        <w:instrText>SEQ Table \* ARABIC</w:instrText>
      </w:r>
      <w:r>
        <w:fldChar w:fldCharType="separate"/>
      </w:r>
      <w:r w:rsidR="00097D61">
        <w:rPr>
          <w:noProof/>
        </w:rPr>
        <w:t>10</w:t>
      </w:r>
      <w:r>
        <w:fldChar w:fldCharType="end"/>
      </w:r>
      <w:r>
        <w:t xml:space="preserve"> - Hardware required to complete project, with sources and pricing.</w:t>
      </w:r>
    </w:p>
    <w:tbl>
      <w:tblPr>
        <w:tblStyle w:val="GridTable2-Accent1"/>
        <w:tblW w:w="9374" w:type="dxa"/>
        <w:tblLook w:val="04A0" w:firstRow="1" w:lastRow="0" w:firstColumn="1" w:lastColumn="0" w:noHBand="0" w:noVBand="1"/>
      </w:tblPr>
      <w:tblGrid>
        <w:gridCol w:w="2536"/>
        <w:gridCol w:w="2711"/>
        <w:gridCol w:w="2703"/>
        <w:gridCol w:w="1424"/>
      </w:tblGrid>
      <w:tr w:rsidR="0081637E" w:rsidRPr="00CA65FC" w14:paraId="6B823BB9" w14:textId="109CB1D4" w:rsidTr="002E5847">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vAlign w:val="center"/>
          </w:tcPr>
          <w:p w14:paraId="3052B4C6" w14:textId="77777777" w:rsidR="0081637E" w:rsidRPr="000855C8" w:rsidRDefault="0081637E" w:rsidP="002B3A8E">
            <w:r w:rsidRPr="000855C8">
              <w:t>Item</w:t>
            </w:r>
          </w:p>
        </w:tc>
        <w:tc>
          <w:tcPr>
            <w:tcW w:w="2711" w:type="dxa"/>
            <w:vAlign w:val="center"/>
          </w:tcPr>
          <w:p w14:paraId="6FEDD682" w14:textId="77777777" w:rsidR="0081637E" w:rsidRPr="000855C8" w:rsidRDefault="0081637E" w:rsidP="002B3A8E">
            <w:pPr>
              <w:cnfStyle w:val="100000000000" w:firstRow="1" w:lastRow="0" w:firstColumn="0" w:lastColumn="0" w:oddVBand="0" w:evenVBand="0" w:oddHBand="0" w:evenHBand="0" w:firstRowFirstColumn="0" w:firstRowLastColumn="0" w:lastRowFirstColumn="0" w:lastRowLastColumn="0"/>
            </w:pPr>
            <w:r w:rsidRPr="000855C8">
              <w:t>Source</w:t>
            </w:r>
          </w:p>
        </w:tc>
        <w:tc>
          <w:tcPr>
            <w:tcW w:w="2703" w:type="dxa"/>
            <w:vAlign w:val="center"/>
          </w:tcPr>
          <w:p w14:paraId="124B3D7A" w14:textId="77777777" w:rsidR="0081637E" w:rsidRPr="000855C8" w:rsidRDefault="0081637E" w:rsidP="002B3A8E">
            <w:pPr>
              <w:cnfStyle w:val="100000000000" w:firstRow="1" w:lastRow="0" w:firstColumn="0" w:lastColumn="0" w:oddVBand="0" w:evenVBand="0" w:oddHBand="0" w:evenHBand="0" w:firstRowFirstColumn="0" w:firstRowLastColumn="0" w:lastRowFirstColumn="0" w:lastRowLastColumn="0"/>
            </w:pPr>
            <w:r w:rsidRPr="000855C8">
              <w:t>Price</w:t>
            </w:r>
          </w:p>
        </w:tc>
        <w:tc>
          <w:tcPr>
            <w:tcW w:w="1424" w:type="dxa"/>
            <w:vAlign w:val="center"/>
          </w:tcPr>
          <w:p w14:paraId="665ED227" w14:textId="3331DB1A" w:rsidR="0081637E" w:rsidRPr="000855C8" w:rsidRDefault="00AE00FC" w:rsidP="002B3A8E">
            <w:pPr>
              <w:cnfStyle w:val="100000000000" w:firstRow="1" w:lastRow="0" w:firstColumn="0" w:lastColumn="0" w:oddVBand="0" w:evenVBand="0" w:oddHBand="0" w:evenHBand="0" w:firstRowFirstColumn="0" w:firstRowLastColumn="0" w:lastRowFirstColumn="0" w:lastRowLastColumn="0"/>
            </w:pPr>
            <w:r w:rsidRPr="000855C8">
              <w:t>Acquired</w:t>
            </w:r>
            <w:r w:rsidR="006A13E2">
              <w:t>?</w:t>
            </w:r>
          </w:p>
        </w:tc>
      </w:tr>
      <w:tr w:rsidR="0081637E" w:rsidRPr="00CA65FC" w14:paraId="4E26BC07" w14:textId="3C8C7954"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E3A1034" w14:textId="77777777" w:rsidR="0081637E" w:rsidRPr="000855C8" w:rsidRDefault="0081637E" w:rsidP="00726C4D">
            <w:pPr>
              <w:jc w:val="left"/>
            </w:pPr>
            <w:r w:rsidRPr="000855C8">
              <w:t>NEMA 17 Stepper Motor</w:t>
            </w:r>
          </w:p>
        </w:tc>
        <w:tc>
          <w:tcPr>
            <w:tcW w:w="2711" w:type="dxa"/>
          </w:tcPr>
          <w:p w14:paraId="148C9F97" w14:textId="77777777" w:rsidR="0081637E"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27" w:history="1">
              <w:r w:rsidR="0081637E" w:rsidRPr="002B3A8E">
                <w:rPr>
                  <w:rStyle w:val="Hyperlink"/>
                  <w:rFonts w:cstheme="minorHAnsi"/>
                  <w:szCs w:val="22"/>
                </w:rPr>
                <w:t>Amazon.ca</w:t>
              </w:r>
            </w:hyperlink>
          </w:p>
        </w:tc>
        <w:tc>
          <w:tcPr>
            <w:tcW w:w="2703" w:type="dxa"/>
          </w:tcPr>
          <w:p w14:paraId="71D331B4" w14:textId="77777777" w:rsidR="0081637E" w:rsidRPr="000855C8" w:rsidRDefault="0081637E" w:rsidP="002B3A8E">
            <w:pPr>
              <w:cnfStyle w:val="000000100000" w:firstRow="0" w:lastRow="0" w:firstColumn="0" w:lastColumn="0" w:oddVBand="0" w:evenVBand="0" w:oddHBand="1" w:evenHBand="0" w:firstRowFirstColumn="0" w:firstRowLastColumn="0" w:lastRowFirstColumn="0" w:lastRowLastColumn="0"/>
            </w:pPr>
            <w:r w:rsidRPr="000855C8">
              <w:t>$18.99</w:t>
            </w:r>
          </w:p>
        </w:tc>
        <w:sdt>
          <w:sdtPr>
            <w:rPr>
              <w:rFonts w:cstheme="minorHAnsi"/>
            </w:rPr>
            <w:id w:val="-577206113"/>
            <w14:checkbox>
              <w14:checked w14:val="0"/>
              <w14:checkedState w14:val="2612" w14:font="MS Gothic"/>
              <w14:uncheckedState w14:val="2610" w14:font="MS Gothic"/>
            </w14:checkbox>
          </w:sdtPr>
          <w:sdtContent>
            <w:tc>
              <w:tcPr>
                <w:tcW w:w="1424" w:type="dxa"/>
                <w:vAlign w:val="center"/>
              </w:tcPr>
              <w:p w14:paraId="741769EC" w14:textId="32B91A0E" w:rsidR="0081637E" w:rsidRPr="00235299" w:rsidRDefault="00AE00FC"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81637E" w:rsidRPr="00CA65FC" w14:paraId="46E59A2B" w14:textId="79044A9D"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3F083947" w14:textId="77777777" w:rsidR="0081637E" w:rsidRPr="000855C8" w:rsidRDefault="0081637E" w:rsidP="00726C4D">
            <w:pPr>
              <w:jc w:val="left"/>
            </w:pPr>
            <w:commentRangeStart w:id="171"/>
            <w:commentRangeStart w:id="172"/>
            <w:r w:rsidRPr="000855C8">
              <w:t>DC Brushless motor</w:t>
            </w:r>
            <w:commentRangeEnd w:id="171"/>
            <w:r w:rsidRPr="000855C8">
              <w:rPr>
                <w:rStyle w:val="CommentReference"/>
                <w:rFonts w:cstheme="minorHAnsi"/>
                <w:b w:val="0"/>
                <w:bCs w:val="0"/>
                <w:sz w:val="20"/>
                <w:szCs w:val="20"/>
                <w:lang w:val="en-CA"/>
              </w:rPr>
              <w:commentReference w:id="171"/>
            </w:r>
            <w:commentRangeEnd w:id="172"/>
            <w:r w:rsidRPr="000855C8">
              <w:rPr>
                <w:rStyle w:val="CommentReference"/>
                <w:rFonts w:cstheme="minorHAnsi"/>
                <w:b w:val="0"/>
                <w:bCs w:val="0"/>
                <w:sz w:val="20"/>
                <w:szCs w:val="20"/>
                <w:lang w:val="en-CA"/>
              </w:rPr>
              <w:commentReference w:id="172"/>
            </w:r>
          </w:p>
        </w:tc>
        <w:tc>
          <w:tcPr>
            <w:tcW w:w="2711" w:type="dxa"/>
          </w:tcPr>
          <w:p w14:paraId="398A1F60" w14:textId="77777777" w:rsidR="0081637E" w:rsidRPr="002B3A8E" w:rsidRDefault="00000000" w:rsidP="002B3A8E">
            <w:pPr>
              <w:cnfStyle w:val="000000000000" w:firstRow="0" w:lastRow="0" w:firstColumn="0" w:lastColumn="0" w:oddVBand="0" w:evenVBand="0" w:oddHBand="0" w:evenHBand="0" w:firstRowFirstColumn="0" w:firstRowLastColumn="0" w:lastRowFirstColumn="0" w:lastRowLastColumn="0"/>
              <w:rPr>
                <w:szCs w:val="22"/>
              </w:rPr>
            </w:pPr>
            <w:hyperlink r:id="rId28">
              <w:r w:rsidR="0081637E" w:rsidRPr="002B3A8E">
                <w:rPr>
                  <w:rStyle w:val="Hyperlink"/>
                  <w:rFonts w:cstheme="minorHAnsi"/>
                  <w:szCs w:val="22"/>
                </w:rPr>
                <w:t>Amazon.ca</w:t>
              </w:r>
            </w:hyperlink>
          </w:p>
        </w:tc>
        <w:tc>
          <w:tcPr>
            <w:tcW w:w="2703" w:type="dxa"/>
          </w:tcPr>
          <w:p w14:paraId="02E283C4" w14:textId="77777777" w:rsidR="0081637E" w:rsidRPr="000855C8" w:rsidRDefault="0081637E" w:rsidP="002B3A8E">
            <w:pPr>
              <w:cnfStyle w:val="000000000000" w:firstRow="0" w:lastRow="0" w:firstColumn="0" w:lastColumn="0" w:oddVBand="0" w:evenVBand="0" w:oddHBand="0" w:evenHBand="0" w:firstRowFirstColumn="0" w:firstRowLastColumn="0" w:lastRowFirstColumn="0" w:lastRowLastColumn="0"/>
            </w:pPr>
            <w:r w:rsidRPr="000855C8">
              <w:t>$23.53</w:t>
            </w:r>
          </w:p>
        </w:tc>
        <w:sdt>
          <w:sdtPr>
            <w:rPr>
              <w:rFonts w:cstheme="minorHAnsi"/>
            </w:rPr>
            <w:id w:val="-1109113144"/>
            <w14:checkbox>
              <w14:checked w14:val="0"/>
              <w14:checkedState w14:val="2612" w14:font="MS Gothic"/>
              <w14:uncheckedState w14:val="2610" w14:font="MS Gothic"/>
            </w14:checkbox>
          </w:sdtPr>
          <w:sdtContent>
            <w:tc>
              <w:tcPr>
                <w:tcW w:w="1424" w:type="dxa"/>
              </w:tcPr>
              <w:p w14:paraId="34AF668B" w14:textId="5F6291FD" w:rsidR="0081637E" w:rsidRPr="00235299" w:rsidRDefault="00AE00FC"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81637E" w:rsidRPr="00CA65FC" w14:paraId="283E8EAD" w14:textId="78A41461"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15844A7" w14:textId="77777777" w:rsidR="0081637E" w:rsidRPr="000855C8" w:rsidRDefault="0081637E" w:rsidP="00726C4D">
            <w:pPr>
              <w:jc w:val="left"/>
            </w:pPr>
            <w:commentRangeStart w:id="175"/>
            <w:r w:rsidRPr="000855C8">
              <w:t>Motor driver</w:t>
            </w:r>
            <w:commentRangeEnd w:id="175"/>
            <w:r w:rsidRPr="000855C8">
              <w:rPr>
                <w:rStyle w:val="CommentReference"/>
                <w:rFonts w:cstheme="minorHAnsi"/>
                <w:b w:val="0"/>
                <w:bCs w:val="0"/>
                <w:sz w:val="20"/>
                <w:szCs w:val="20"/>
                <w:lang w:val="en-CA"/>
              </w:rPr>
              <w:commentReference w:id="175"/>
            </w:r>
          </w:p>
        </w:tc>
        <w:tc>
          <w:tcPr>
            <w:tcW w:w="2711" w:type="dxa"/>
          </w:tcPr>
          <w:p w14:paraId="624EB420" w14:textId="77777777" w:rsidR="0081637E"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29" w:anchor="description">
              <w:r w:rsidR="0081637E" w:rsidRPr="002B3A8E">
                <w:rPr>
                  <w:rStyle w:val="Hyperlink"/>
                  <w:rFonts w:cstheme="minorHAnsi"/>
                  <w:szCs w:val="22"/>
                </w:rPr>
                <w:t>TexasInstrument.com</w:t>
              </w:r>
            </w:hyperlink>
          </w:p>
        </w:tc>
        <w:tc>
          <w:tcPr>
            <w:tcW w:w="2703" w:type="dxa"/>
          </w:tcPr>
          <w:p w14:paraId="00611A67" w14:textId="77777777" w:rsidR="0081637E" w:rsidRPr="000855C8" w:rsidRDefault="0081637E" w:rsidP="002B3A8E">
            <w:pPr>
              <w:cnfStyle w:val="000000100000" w:firstRow="0" w:lastRow="0" w:firstColumn="0" w:lastColumn="0" w:oddVBand="0" w:evenVBand="0" w:oddHBand="1" w:evenHBand="0" w:firstRowFirstColumn="0" w:firstRowLastColumn="0" w:lastRowFirstColumn="0" w:lastRowLastColumn="0"/>
            </w:pPr>
            <w:r w:rsidRPr="000855C8">
              <w:t>$54.53</w:t>
            </w:r>
          </w:p>
        </w:tc>
        <w:sdt>
          <w:sdtPr>
            <w:rPr>
              <w:rFonts w:cstheme="minorHAnsi"/>
            </w:rPr>
            <w:id w:val="-1721429125"/>
            <w14:checkbox>
              <w14:checked w14:val="1"/>
              <w14:checkedState w14:val="2612" w14:font="MS Gothic"/>
              <w14:uncheckedState w14:val="2610" w14:font="MS Gothic"/>
            </w14:checkbox>
          </w:sdtPr>
          <w:sdtContent>
            <w:tc>
              <w:tcPr>
                <w:tcW w:w="1424" w:type="dxa"/>
              </w:tcPr>
              <w:p w14:paraId="49AECB6B" w14:textId="17A03654" w:rsidR="0081637E" w:rsidRPr="00235299" w:rsidRDefault="002E5847"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3F1DAF0A" w14:textId="1E2E1156"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02F4519A" w14:textId="77777777" w:rsidR="00AE00FC" w:rsidRPr="000855C8" w:rsidRDefault="00AE00FC" w:rsidP="00726C4D">
            <w:pPr>
              <w:jc w:val="left"/>
            </w:pPr>
            <w:r w:rsidRPr="000855C8">
              <w:t>MC3479 Accelerometer</w:t>
            </w:r>
          </w:p>
        </w:tc>
        <w:tc>
          <w:tcPr>
            <w:tcW w:w="2711" w:type="dxa"/>
          </w:tcPr>
          <w:p w14:paraId="71EB3F22" w14:textId="77777777" w:rsidR="00AE00FC" w:rsidRPr="002B3A8E" w:rsidRDefault="00000000" w:rsidP="002B3A8E">
            <w:pPr>
              <w:cnfStyle w:val="000000000000" w:firstRow="0" w:lastRow="0" w:firstColumn="0" w:lastColumn="0" w:oddVBand="0" w:evenVBand="0" w:oddHBand="0" w:evenHBand="0" w:firstRowFirstColumn="0" w:firstRowLastColumn="0" w:lastRowFirstColumn="0" w:lastRowLastColumn="0"/>
              <w:rPr>
                <w:szCs w:val="22"/>
              </w:rPr>
            </w:pPr>
            <w:hyperlink r:id="rId30" w:history="1">
              <w:r w:rsidR="00AE00FC" w:rsidRPr="002B3A8E">
                <w:rPr>
                  <w:rStyle w:val="Hyperlink"/>
                  <w:rFonts w:cstheme="minorHAnsi"/>
                  <w:szCs w:val="22"/>
                </w:rPr>
                <w:t>Digikey.ca</w:t>
              </w:r>
            </w:hyperlink>
          </w:p>
        </w:tc>
        <w:tc>
          <w:tcPr>
            <w:tcW w:w="2703" w:type="dxa"/>
          </w:tcPr>
          <w:p w14:paraId="68E1F26A"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$21.47</w:t>
            </w:r>
          </w:p>
        </w:tc>
        <w:sdt>
          <w:sdtPr>
            <w:rPr>
              <w:rFonts w:cstheme="minorHAnsi"/>
            </w:rPr>
            <w:id w:val="238296511"/>
            <w14:checkbox>
              <w14:checked w14:val="1"/>
              <w14:checkedState w14:val="2612" w14:font="MS Gothic"/>
              <w14:uncheckedState w14:val="2610" w14:font="MS Gothic"/>
            </w14:checkbox>
          </w:sdtPr>
          <w:sdtContent>
            <w:tc>
              <w:tcPr>
                <w:tcW w:w="1424" w:type="dxa"/>
              </w:tcPr>
              <w:p w14:paraId="685BC7FD" w14:textId="59DC6EE8" w:rsidR="00AE00FC" w:rsidRPr="00235299" w:rsidRDefault="002E5847"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65FB6308" w14:textId="3D85A9C1"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0D0E700" w14:textId="77777777" w:rsidR="00AE00FC" w:rsidRPr="000855C8" w:rsidRDefault="00AE00FC" w:rsidP="00726C4D">
            <w:pPr>
              <w:jc w:val="left"/>
            </w:pPr>
            <w:r w:rsidRPr="000855C8">
              <w:t xml:space="preserve">MSP430 </w:t>
            </w:r>
            <w:proofErr w:type="spellStart"/>
            <w:r w:rsidRPr="000855C8">
              <w:t>LaunchPad</w:t>
            </w:r>
            <w:proofErr w:type="spellEnd"/>
            <w:r w:rsidRPr="000855C8">
              <w:t xml:space="preserve"> MCU</w:t>
            </w:r>
          </w:p>
        </w:tc>
        <w:tc>
          <w:tcPr>
            <w:tcW w:w="2711" w:type="dxa"/>
          </w:tcPr>
          <w:p w14:paraId="193AD913" w14:textId="77777777" w:rsidR="00AE00FC"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31" w:history="1">
              <w:r w:rsidR="00AE00FC" w:rsidRPr="002B3A8E">
                <w:rPr>
                  <w:rStyle w:val="Hyperlink"/>
                  <w:rFonts w:cstheme="minorHAnsi"/>
                  <w:szCs w:val="22"/>
                </w:rPr>
                <w:t>Digikey.ca</w:t>
              </w:r>
            </w:hyperlink>
          </w:p>
        </w:tc>
        <w:tc>
          <w:tcPr>
            <w:tcW w:w="2703" w:type="dxa"/>
          </w:tcPr>
          <w:p w14:paraId="01A65AF0"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$22.94</w:t>
            </w:r>
          </w:p>
        </w:tc>
        <w:sdt>
          <w:sdtPr>
            <w:rPr>
              <w:rFonts w:cstheme="minorHAnsi"/>
            </w:rPr>
            <w:id w:val="1689331223"/>
            <w14:checkbox>
              <w14:checked w14:val="1"/>
              <w14:checkedState w14:val="2612" w14:font="MS Gothic"/>
              <w14:uncheckedState w14:val="2610" w14:font="MS Gothic"/>
            </w14:checkbox>
          </w:sdtPr>
          <w:sdtContent>
            <w:tc>
              <w:tcPr>
                <w:tcW w:w="1424" w:type="dxa"/>
              </w:tcPr>
              <w:p w14:paraId="4BCE13F3" w14:textId="70EC2CA7" w:rsidR="00AE00FC" w:rsidRPr="00235299" w:rsidRDefault="00726C4D"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51582C74" w14:textId="3B4EA008" w:rsidTr="002E5847">
        <w:trPr>
          <w:trHeight w:val="514"/>
        </w:trPr>
        <w:tc>
          <w:tcPr>
            <w:cnfStyle w:val="001000000000" w:firstRow="0" w:lastRow="0" w:firstColumn="1" w:lastColumn="0" w:oddVBand="0" w:evenVBand="0" w:oddHBand="0" w:evenHBand="0" w:firstRowFirstColumn="0" w:firstRowLastColumn="0" w:lastRowFirstColumn="0" w:lastRowLastColumn="0"/>
            <w:tcW w:w="2536" w:type="dxa"/>
          </w:tcPr>
          <w:p w14:paraId="75802659" w14:textId="77777777" w:rsidR="00AE00FC" w:rsidRPr="000855C8" w:rsidRDefault="00AE00FC" w:rsidP="00726C4D">
            <w:pPr>
              <w:jc w:val="left"/>
              <w:rPr>
                <w:lang w:val="fr-FR"/>
              </w:rPr>
            </w:pPr>
            <w:proofErr w:type="spellStart"/>
            <w:r w:rsidRPr="000855C8">
              <w:rPr>
                <w:lang w:val="fr-FR"/>
              </w:rPr>
              <w:t>Differential</w:t>
            </w:r>
            <w:proofErr w:type="spellEnd"/>
            <w:r w:rsidRPr="000855C8">
              <w:rPr>
                <w:lang w:val="fr-FR"/>
              </w:rPr>
              <w:t xml:space="preserve"> </w:t>
            </w:r>
            <w:proofErr w:type="spellStart"/>
            <w:r w:rsidRPr="000855C8">
              <w:rPr>
                <w:lang w:val="fr-FR"/>
              </w:rPr>
              <w:t>Gears</w:t>
            </w:r>
            <w:proofErr w:type="spellEnd"/>
            <w:r w:rsidRPr="000855C8">
              <w:rPr>
                <w:lang w:val="fr-FR"/>
              </w:rPr>
              <w:t xml:space="preserve"> 64T, 17T, 21T, 26T, 29T</w:t>
            </w:r>
          </w:p>
        </w:tc>
        <w:tc>
          <w:tcPr>
            <w:tcW w:w="2711" w:type="dxa"/>
          </w:tcPr>
          <w:p w14:paraId="504C09B6" w14:textId="77777777" w:rsidR="00AE00FC" w:rsidRPr="002B3A8E" w:rsidRDefault="00000000" w:rsidP="002B3A8E">
            <w:pPr>
              <w:cnfStyle w:val="000000000000" w:firstRow="0" w:lastRow="0" w:firstColumn="0" w:lastColumn="0" w:oddVBand="0" w:evenVBand="0" w:oddHBand="0" w:evenHBand="0" w:firstRowFirstColumn="0" w:firstRowLastColumn="0" w:lastRowFirstColumn="0" w:lastRowLastColumn="0"/>
              <w:rPr>
                <w:szCs w:val="22"/>
              </w:rPr>
            </w:pPr>
            <w:hyperlink r:id="rId32" w:history="1">
              <w:r w:rsidR="00AE00FC" w:rsidRPr="002B3A8E">
                <w:rPr>
                  <w:rStyle w:val="Hyperlink"/>
                  <w:rFonts w:cstheme="minorHAnsi"/>
                  <w:szCs w:val="22"/>
                </w:rPr>
                <w:t>Amazon.ca</w:t>
              </w:r>
            </w:hyperlink>
          </w:p>
        </w:tc>
        <w:tc>
          <w:tcPr>
            <w:tcW w:w="2703" w:type="dxa"/>
          </w:tcPr>
          <w:p w14:paraId="101D5BD1"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$16.29</w:t>
            </w:r>
          </w:p>
        </w:tc>
        <w:sdt>
          <w:sdtPr>
            <w:rPr>
              <w:rFonts w:cstheme="minorHAnsi"/>
            </w:rPr>
            <w:id w:val="-1464270885"/>
            <w14:checkbox>
              <w14:checked w14:val="1"/>
              <w14:checkedState w14:val="2612" w14:font="MS Gothic"/>
              <w14:uncheckedState w14:val="2610" w14:font="MS Gothic"/>
            </w14:checkbox>
          </w:sdtPr>
          <w:sdtContent>
            <w:tc>
              <w:tcPr>
                <w:tcW w:w="1424" w:type="dxa"/>
              </w:tcPr>
              <w:p w14:paraId="525E13F1" w14:textId="08C7C435" w:rsidR="00AE00FC" w:rsidRPr="00235299" w:rsidRDefault="00EA48BA"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311670" w:rsidRPr="00CA65FC" w14:paraId="0D159372" w14:textId="77777777" w:rsidTr="002B3A8E">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14:paraId="79A921EF" w14:textId="67F1A32E" w:rsidR="00311670" w:rsidRPr="000855C8" w:rsidRDefault="00311670" w:rsidP="00726C4D">
            <w:pPr>
              <w:jc w:val="left"/>
              <w:rPr>
                <w:lang w:val="fr-FR"/>
              </w:rPr>
            </w:pPr>
            <w:r>
              <w:rPr>
                <w:lang w:val="fr-FR"/>
              </w:rPr>
              <w:t xml:space="preserve">5mm </w:t>
            </w:r>
            <w:proofErr w:type="spellStart"/>
            <w:r w:rsidR="001C724B">
              <w:rPr>
                <w:lang w:val="fr-FR"/>
              </w:rPr>
              <w:t>Motor</w:t>
            </w:r>
            <w:proofErr w:type="spellEnd"/>
            <w:r w:rsidR="001C724B">
              <w:rPr>
                <w:lang w:val="fr-FR"/>
              </w:rPr>
              <w:t xml:space="preserve"> </w:t>
            </w:r>
            <w:proofErr w:type="spellStart"/>
            <w:r w:rsidR="00F16913">
              <w:rPr>
                <w:lang w:val="fr-FR"/>
              </w:rPr>
              <w:t>s</w:t>
            </w:r>
            <w:r w:rsidR="001C724B">
              <w:rPr>
                <w:lang w:val="fr-FR"/>
              </w:rPr>
              <w:t>haft</w:t>
            </w:r>
            <w:proofErr w:type="spellEnd"/>
          </w:p>
        </w:tc>
        <w:tc>
          <w:tcPr>
            <w:tcW w:w="2711" w:type="dxa"/>
          </w:tcPr>
          <w:p w14:paraId="6887D3DE" w14:textId="4FEA4833" w:rsidR="00311670"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33" w:history="1">
              <w:r w:rsidR="001C724B" w:rsidRPr="002B3A8E">
                <w:rPr>
                  <w:rStyle w:val="Hyperlink"/>
                  <w:rFonts w:cstheme="minorHAnsi"/>
                  <w:iCs w:val="0"/>
                  <w:szCs w:val="22"/>
                </w:rPr>
                <w:t>Amazon.ca</w:t>
              </w:r>
            </w:hyperlink>
          </w:p>
        </w:tc>
        <w:tc>
          <w:tcPr>
            <w:tcW w:w="2703" w:type="dxa"/>
          </w:tcPr>
          <w:p w14:paraId="3DD7EA34" w14:textId="43C34AE0" w:rsidR="00311670" w:rsidRPr="000855C8" w:rsidRDefault="002B3A8E" w:rsidP="002B3A8E">
            <w:pPr>
              <w:cnfStyle w:val="000000100000" w:firstRow="0" w:lastRow="0" w:firstColumn="0" w:lastColumn="0" w:oddVBand="0" w:evenVBand="0" w:oddHBand="1" w:evenHBand="0" w:firstRowFirstColumn="0" w:firstRowLastColumn="0" w:lastRowFirstColumn="0" w:lastRowLastColumn="0"/>
            </w:pPr>
            <w:r>
              <w:t>$8.54</w:t>
            </w:r>
          </w:p>
        </w:tc>
        <w:sdt>
          <w:sdtPr>
            <w:rPr>
              <w:rFonts w:cstheme="minorHAnsi"/>
            </w:rPr>
            <w:id w:val="-272793346"/>
            <w14:checkbox>
              <w14:checked w14:val="0"/>
              <w14:checkedState w14:val="2612" w14:font="MS Gothic"/>
              <w14:uncheckedState w14:val="2610" w14:font="MS Gothic"/>
            </w14:checkbox>
          </w:sdtPr>
          <w:sdtContent>
            <w:tc>
              <w:tcPr>
                <w:tcW w:w="1424" w:type="dxa"/>
              </w:tcPr>
              <w:p w14:paraId="1F409EB7" w14:textId="7600C936" w:rsidR="00311670" w:rsidRPr="00235299" w:rsidRDefault="002B3A8E"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F16913" w:rsidRPr="00CA65FC" w14:paraId="30E46950" w14:textId="77777777" w:rsidTr="002B3A8E">
        <w:trPr>
          <w:trHeight w:val="148"/>
        </w:trPr>
        <w:tc>
          <w:tcPr>
            <w:cnfStyle w:val="001000000000" w:firstRow="0" w:lastRow="0" w:firstColumn="1" w:lastColumn="0" w:oddVBand="0" w:evenVBand="0" w:oddHBand="0" w:evenHBand="0" w:firstRowFirstColumn="0" w:firstRowLastColumn="0" w:lastRowFirstColumn="0" w:lastRowLastColumn="0"/>
            <w:tcW w:w="2536" w:type="dxa"/>
          </w:tcPr>
          <w:p w14:paraId="43A2153E" w14:textId="0932B814" w:rsidR="00F16913" w:rsidRDefault="00F16913" w:rsidP="00726C4D">
            <w:pPr>
              <w:jc w:val="left"/>
              <w:rPr>
                <w:lang w:val="fr-FR"/>
              </w:rPr>
            </w:pPr>
            <w:r>
              <w:rPr>
                <w:lang w:val="fr-FR"/>
              </w:rPr>
              <w:t xml:space="preserve">3mm </w:t>
            </w:r>
            <w:proofErr w:type="spellStart"/>
            <w:r>
              <w:rPr>
                <w:lang w:val="fr-FR"/>
              </w:rPr>
              <w:t>Motor</w:t>
            </w:r>
            <w:proofErr w:type="spellEnd"/>
            <w:r>
              <w:rPr>
                <w:lang w:val="fr-FR"/>
              </w:rPr>
              <w:t xml:space="preserve"> </w:t>
            </w:r>
            <w:proofErr w:type="spellStart"/>
            <w:r>
              <w:rPr>
                <w:lang w:val="fr-FR"/>
              </w:rPr>
              <w:t>shaft</w:t>
            </w:r>
            <w:proofErr w:type="spellEnd"/>
          </w:p>
        </w:tc>
        <w:tc>
          <w:tcPr>
            <w:tcW w:w="2711" w:type="dxa"/>
          </w:tcPr>
          <w:p w14:paraId="3C15B7A7" w14:textId="372A8199" w:rsidR="00F16913" w:rsidRPr="002B3A8E" w:rsidRDefault="00000000" w:rsidP="002B3A8E">
            <w:pPr>
              <w:cnfStyle w:val="000000000000" w:firstRow="0" w:lastRow="0" w:firstColumn="0" w:lastColumn="0" w:oddVBand="0" w:evenVBand="0" w:oddHBand="0" w:evenHBand="0" w:firstRowFirstColumn="0" w:firstRowLastColumn="0" w:lastRowFirstColumn="0" w:lastRowLastColumn="0"/>
              <w:rPr>
                <w:szCs w:val="22"/>
              </w:rPr>
            </w:pPr>
            <w:hyperlink r:id="rId34" w:history="1">
              <w:r w:rsidR="005E0245" w:rsidRPr="005C23E9">
                <w:rPr>
                  <w:rStyle w:val="Hyperlink"/>
                  <w:iCs w:val="0"/>
                  <w:szCs w:val="22"/>
                </w:rPr>
                <w:t>Amazon.ca</w:t>
              </w:r>
            </w:hyperlink>
          </w:p>
        </w:tc>
        <w:tc>
          <w:tcPr>
            <w:tcW w:w="2703" w:type="dxa"/>
          </w:tcPr>
          <w:p w14:paraId="28334A20" w14:textId="62F30D3A" w:rsidR="00F16913" w:rsidRDefault="00F16913" w:rsidP="002B3A8E">
            <w:pPr>
              <w:cnfStyle w:val="000000000000" w:firstRow="0" w:lastRow="0" w:firstColumn="0" w:lastColumn="0" w:oddVBand="0" w:evenVBand="0" w:oddHBand="0" w:evenHBand="0" w:firstRowFirstColumn="0" w:firstRowLastColumn="0" w:lastRowFirstColumn="0" w:lastRowLastColumn="0"/>
            </w:pPr>
            <w:r>
              <w:t>$</w:t>
            </w:r>
            <w:r w:rsidR="00402955">
              <w:t>7.59</w:t>
            </w:r>
          </w:p>
        </w:tc>
        <w:sdt>
          <w:sdtPr>
            <w:rPr>
              <w:rFonts w:cstheme="minorHAnsi"/>
            </w:rPr>
            <w:id w:val="-1804064543"/>
            <w14:checkbox>
              <w14:checked w14:val="0"/>
              <w14:checkedState w14:val="2612" w14:font="MS Gothic"/>
              <w14:uncheckedState w14:val="2610" w14:font="MS Gothic"/>
            </w14:checkbox>
          </w:sdtPr>
          <w:sdtContent>
            <w:tc>
              <w:tcPr>
                <w:tcW w:w="1424" w:type="dxa"/>
              </w:tcPr>
              <w:p w14:paraId="52AF79E7" w14:textId="48D38102" w:rsidR="00F16913" w:rsidRPr="00235299" w:rsidRDefault="00402955"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5E0245" w:rsidRPr="00CA65FC" w14:paraId="4B20B5FE" w14:textId="77777777" w:rsidTr="002B3A8E">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14:paraId="7E807ED5" w14:textId="6FD31EB5" w:rsidR="005E0245" w:rsidRPr="00260AD9" w:rsidRDefault="005E0245" w:rsidP="00726C4D">
            <w:pPr>
              <w:jc w:val="left"/>
              <w:rPr>
                <w:lang w:val="en-CA"/>
              </w:rPr>
            </w:pPr>
            <w:r w:rsidRPr="00260AD9">
              <w:rPr>
                <w:lang w:val="en-CA"/>
              </w:rPr>
              <w:t>3mm to 5mm Shaft coupler</w:t>
            </w:r>
          </w:p>
        </w:tc>
        <w:tc>
          <w:tcPr>
            <w:tcW w:w="2711" w:type="dxa"/>
          </w:tcPr>
          <w:p w14:paraId="228EABE4" w14:textId="5513B94C" w:rsidR="005E0245"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35" w:history="1">
              <w:r w:rsidR="005E0245" w:rsidRPr="00402955">
                <w:rPr>
                  <w:rStyle w:val="Hyperlink"/>
                  <w:iCs w:val="0"/>
                  <w:szCs w:val="22"/>
                </w:rPr>
                <w:t>Amazon.ca</w:t>
              </w:r>
            </w:hyperlink>
          </w:p>
        </w:tc>
        <w:tc>
          <w:tcPr>
            <w:tcW w:w="2703" w:type="dxa"/>
          </w:tcPr>
          <w:p w14:paraId="5664FCB4" w14:textId="15E2E7F1" w:rsidR="005E0245" w:rsidRDefault="00402955" w:rsidP="002B3A8E">
            <w:pPr>
              <w:cnfStyle w:val="000000100000" w:firstRow="0" w:lastRow="0" w:firstColumn="0" w:lastColumn="0" w:oddVBand="0" w:evenVBand="0" w:oddHBand="1" w:evenHBand="0" w:firstRowFirstColumn="0" w:firstRowLastColumn="0" w:lastRowFirstColumn="0" w:lastRowLastColumn="0"/>
            </w:pPr>
            <w:r>
              <w:t>$11.99</w:t>
            </w:r>
          </w:p>
        </w:tc>
        <w:sdt>
          <w:sdtPr>
            <w:rPr>
              <w:rFonts w:cstheme="minorHAnsi"/>
            </w:rPr>
            <w:id w:val="-367923340"/>
            <w14:checkbox>
              <w14:checked w14:val="0"/>
              <w14:checkedState w14:val="2612" w14:font="MS Gothic"/>
              <w14:uncheckedState w14:val="2610" w14:font="MS Gothic"/>
            </w14:checkbox>
          </w:sdtPr>
          <w:sdtContent>
            <w:tc>
              <w:tcPr>
                <w:tcW w:w="1424" w:type="dxa"/>
              </w:tcPr>
              <w:p w14:paraId="7B3F6C0A" w14:textId="4FA87A89" w:rsidR="005E0245" w:rsidRPr="00235299" w:rsidRDefault="00402955"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3180753D" w14:textId="16BAA05E"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3EAE3B94" w14:textId="77777777" w:rsidR="00AE00FC" w:rsidRPr="000855C8" w:rsidRDefault="00AE00FC" w:rsidP="00726C4D">
            <w:pPr>
              <w:jc w:val="left"/>
            </w:pPr>
            <w:r w:rsidRPr="000855C8">
              <w:t>625-2rs Ball Bearings (x4)</w:t>
            </w:r>
          </w:p>
        </w:tc>
        <w:tc>
          <w:tcPr>
            <w:tcW w:w="2711" w:type="dxa"/>
          </w:tcPr>
          <w:p w14:paraId="3D3063A6" w14:textId="77777777" w:rsidR="00AE00FC" w:rsidRPr="002B3A8E" w:rsidRDefault="00000000" w:rsidP="002B3A8E">
            <w:pPr>
              <w:cnfStyle w:val="000000000000" w:firstRow="0" w:lastRow="0" w:firstColumn="0" w:lastColumn="0" w:oddVBand="0" w:evenVBand="0" w:oddHBand="0" w:evenHBand="0" w:firstRowFirstColumn="0" w:firstRowLastColumn="0" w:lastRowFirstColumn="0" w:lastRowLastColumn="0"/>
              <w:rPr>
                <w:szCs w:val="22"/>
              </w:rPr>
            </w:pPr>
            <w:hyperlink r:id="rId36" w:history="1">
              <w:r w:rsidR="00AE00FC" w:rsidRPr="002B3A8E">
                <w:rPr>
                  <w:rStyle w:val="Hyperlink"/>
                  <w:rFonts w:cstheme="minorHAnsi"/>
                  <w:szCs w:val="22"/>
                </w:rPr>
                <w:t>Amazon.ca</w:t>
              </w:r>
            </w:hyperlink>
          </w:p>
        </w:tc>
        <w:tc>
          <w:tcPr>
            <w:tcW w:w="2703" w:type="dxa"/>
          </w:tcPr>
          <w:p w14:paraId="046BAAB4"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$16.03</w:t>
            </w:r>
          </w:p>
        </w:tc>
        <w:sdt>
          <w:sdtPr>
            <w:rPr>
              <w:rFonts w:cstheme="minorHAnsi"/>
            </w:rPr>
            <w:id w:val="-462732473"/>
            <w14:checkbox>
              <w14:checked w14:val="1"/>
              <w14:checkedState w14:val="2612" w14:font="MS Gothic"/>
              <w14:uncheckedState w14:val="2610" w14:font="MS Gothic"/>
            </w14:checkbox>
          </w:sdtPr>
          <w:sdtContent>
            <w:tc>
              <w:tcPr>
                <w:tcW w:w="1424" w:type="dxa"/>
              </w:tcPr>
              <w:p w14:paraId="10A6F83D" w14:textId="1286B7AF" w:rsidR="00AE00FC" w:rsidRPr="00235299" w:rsidRDefault="00EA48BA"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04F1A64F" w14:textId="21F5E344" w:rsidTr="002E584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tcPr>
          <w:p w14:paraId="281E6154" w14:textId="77777777" w:rsidR="00AE00FC" w:rsidRPr="000855C8" w:rsidRDefault="00AE00FC" w:rsidP="00726C4D">
            <w:pPr>
              <w:jc w:val="left"/>
            </w:pPr>
            <w:r w:rsidRPr="000855C8">
              <w:t>Linear shaft 12mm x 150 mm (x2)</w:t>
            </w:r>
          </w:p>
        </w:tc>
        <w:tc>
          <w:tcPr>
            <w:tcW w:w="2711" w:type="dxa"/>
          </w:tcPr>
          <w:p w14:paraId="3088A7E3" w14:textId="77777777" w:rsidR="00AE00FC"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37" w:history="1">
              <w:r w:rsidR="00AE00FC" w:rsidRPr="002B3A8E">
                <w:rPr>
                  <w:rStyle w:val="Hyperlink"/>
                  <w:rFonts w:cstheme="minorHAnsi"/>
                  <w:szCs w:val="22"/>
                </w:rPr>
                <w:t>Amazon.ca</w:t>
              </w:r>
            </w:hyperlink>
          </w:p>
        </w:tc>
        <w:tc>
          <w:tcPr>
            <w:tcW w:w="2703" w:type="dxa"/>
          </w:tcPr>
          <w:p w14:paraId="059D772D"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$14.99</w:t>
            </w:r>
          </w:p>
        </w:tc>
        <w:sdt>
          <w:sdtPr>
            <w:rPr>
              <w:rFonts w:cstheme="minorHAnsi"/>
            </w:rPr>
            <w:id w:val="515195017"/>
            <w14:checkbox>
              <w14:checked w14:val="0"/>
              <w14:checkedState w14:val="2612" w14:font="MS Gothic"/>
              <w14:uncheckedState w14:val="2610" w14:font="MS Gothic"/>
            </w14:checkbox>
          </w:sdtPr>
          <w:sdtContent>
            <w:tc>
              <w:tcPr>
                <w:tcW w:w="1424" w:type="dxa"/>
              </w:tcPr>
              <w:p w14:paraId="711C7746" w14:textId="7481C0E5" w:rsidR="00AE00FC" w:rsidRPr="00235299" w:rsidRDefault="0072694E"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71621ADB" w14:textId="56AD4F7B" w:rsidTr="002E5847">
        <w:trPr>
          <w:trHeight w:val="514"/>
        </w:trPr>
        <w:tc>
          <w:tcPr>
            <w:cnfStyle w:val="001000000000" w:firstRow="0" w:lastRow="0" w:firstColumn="1" w:lastColumn="0" w:oddVBand="0" w:evenVBand="0" w:oddHBand="0" w:evenHBand="0" w:firstRowFirstColumn="0" w:firstRowLastColumn="0" w:lastRowFirstColumn="0" w:lastRowLastColumn="0"/>
            <w:tcW w:w="2536" w:type="dxa"/>
          </w:tcPr>
          <w:p w14:paraId="4585D793" w14:textId="77777777" w:rsidR="00AE00FC" w:rsidRPr="000855C8" w:rsidRDefault="00AE00FC" w:rsidP="00726C4D">
            <w:pPr>
              <w:jc w:val="left"/>
            </w:pPr>
            <w:r w:rsidRPr="000855C8">
              <w:t>Linear shaft 12 mm bearing PIL (x2)</w:t>
            </w:r>
          </w:p>
        </w:tc>
        <w:tc>
          <w:tcPr>
            <w:tcW w:w="2711" w:type="dxa"/>
          </w:tcPr>
          <w:p w14:paraId="3AAC090E" w14:textId="77777777" w:rsidR="00AE00FC" w:rsidRPr="002B3A8E" w:rsidRDefault="00000000" w:rsidP="002B3A8E">
            <w:pPr>
              <w:cnfStyle w:val="000000000000" w:firstRow="0" w:lastRow="0" w:firstColumn="0" w:lastColumn="0" w:oddVBand="0" w:evenVBand="0" w:oddHBand="0" w:evenHBand="0" w:firstRowFirstColumn="0" w:firstRowLastColumn="0" w:lastRowFirstColumn="0" w:lastRowLastColumn="0"/>
              <w:rPr>
                <w:szCs w:val="22"/>
              </w:rPr>
            </w:pPr>
            <w:hyperlink r:id="rId38" w:history="1">
              <w:r w:rsidR="00AE00FC" w:rsidRPr="002B3A8E">
                <w:rPr>
                  <w:rStyle w:val="Hyperlink"/>
                  <w:rFonts w:cstheme="minorHAnsi"/>
                  <w:szCs w:val="22"/>
                </w:rPr>
                <w:t>Digikey.ca</w:t>
              </w:r>
            </w:hyperlink>
          </w:p>
        </w:tc>
        <w:tc>
          <w:tcPr>
            <w:tcW w:w="2703" w:type="dxa"/>
          </w:tcPr>
          <w:p w14:paraId="74E43214"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$18.74</w:t>
            </w:r>
          </w:p>
        </w:tc>
        <w:sdt>
          <w:sdtPr>
            <w:rPr>
              <w:rFonts w:cstheme="minorHAnsi"/>
            </w:rPr>
            <w:id w:val="1678300085"/>
            <w14:checkbox>
              <w14:checked w14:val="0"/>
              <w14:checkedState w14:val="2612" w14:font="MS Gothic"/>
              <w14:uncheckedState w14:val="2610" w14:font="MS Gothic"/>
            </w14:checkbox>
          </w:sdtPr>
          <w:sdtContent>
            <w:tc>
              <w:tcPr>
                <w:tcW w:w="1424" w:type="dxa"/>
              </w:tcPr>
              <w:p w14:paraId="51CF0663" w14:textId="50E07599" w:rsidR="00AE00FC" w:rsidRPr="00235299" w:rsidRDefault="0072694E"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3CE9CE9B" w14:textId="1964429F"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5BAD2B7C" w14:textId="77777777" w:rsidR="00AE00FC" w:rsidRPr="000855C8" w:rsidRDefault="00AE00FC" w:rsidP="00726C4D">
            <w:pPr>
              <w:jc w:val="left"/>
            </w:pPr>
            <w:r w:rsidRPr="000855C8">
              <w:t>Linear shaft 12mm clamp</w:t>
            </w:r>
          </w:p>
        </w:tc>
        <w:tc>
          <w:tcPr>
            <w:tcW w:w="2711" w:type="dxa"/>
          </w:tcPr>
          <w:p w14:paraId="1D6A0B7E" w14:textId="77777777" w:rsidR="00AE00FC"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39" w:history="1">
              <w:r w:rsidR="00AE00FC" w:rsidRPr="002B3A8E">
                <w:rPr>
                  <w:rStyle w:val="Hyperlink"/>
                  <w:rFonts w:cstheme="minorHAnsi"/>
                  <w:szCs w:val="22"/>
                </w:rPr>
                <w:t>Amazon.ca</w:t>
              </w:r>
            </w:hyperlink>
          </w:p>
        </w:tc>
        <w:tc>
          <w:tcPr>
            <w:tcW w:w="2703" w:type="dxa"/>
          </w:tcPr>
          <w:p w14:paraId="08479347"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$17.49</w:t>
            </w:r>
          </w:p>
        </w:tc>
        <w:sdt>
          <w:sdtPr>
            <w:rPr>
              <w:rFonts w:cstheme="minorHAnsi"/>
            </w:rPr>
            <w:id w:val="1900321548"/>
            <w14:checkbox>
              <w14:checked w14:val="0"/>
              <w14:checkedState w14:val="2612" w14:font="MS Gothic"/>
              <w14:uncheckedState w14:val="2610" w14:font="MS Gothic"/>
            </w14:checkbox>
          </w:sdtPr>
          <w:sdtContent>
            <w:tc>
              <w:tcPr>
                <w:tcW w:w="1424" w:type="dxa"/>
              </w:tcPr>
              <w:p w14:paraId="365C8D9A" w14:textId="2D9DCC23" w:rsidR="00AE00FC" w:rsidRPr="00235299" w:rsidRDefault="0072694E"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6ED0AE6A" w14:textId="2C6A1B40"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0A7D28B" w14:textId="77777777" w:rsidR="00AE00FC" w:rsidRPr="000855C8" w:rsidRDefault="00AE00FC" w:rsidP="00726C4D">
            <w:pPr>
              <w:jc w:val="left"/>
            </w:pPr>
            <w:r w:rsidRPr="000855C8">
              <w:t>Stiff springs</w:t>
            </w:r>
          </w:p>
        </w:tc>
        <w:commentRangeStart w:id="176"/>
        <w:tc>
          <w:tcPr>
            <w:tcW w:w="2711" w:type="dxa"/>
          </w:tcPr>
          <w:p w14:paraId="71450E36" w14:textId="77777777" w:rsidR="00AE00FC" w:rsidRPr="002B3A8E" w:rsidRDefault="00AE00FC" w:rsidP="002B3A8E">
            <w:pPr>
              <w:cnfStyle w:val="000000000000" w:firstRow="0" w:lastRow="0" w:firstColumn="0" w:lastColumn="0" w:oddVBand="0" w:evenVBand="0" w:oddHBand="0" w:evenHBand="0" w:firstRowFirstColumn="0" w:firstRowLastColumn="0" w:lastRowFirstColumn="0" w:lastRowLastColumn="0"/>
              <w:rPr>
                <w:szCs w:val="22"/>
              </w:rPr>
            </w:pPr>
            <w:r w:rsidRPr="002B3A8E">
              <w:rPr>
                <w:szCs w:val="22"/>
              </w:rPr>
              <w:fldChar w:fldCharType="begin"/>
            </w:r>
            <w:r w:rsidRPr="002B3A8E">
              <w:rPr>
                <w:szCs w:val="22"/>
              </w:rPr>
              <w:instrText xml:space="preserve"> HYPERLINK "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w:instrText>
            </w:r>
            <w:r w:rsidRPr="002B3A8E">
              <w:rPr>
                <w:szCs w:val="22"/>
              </w:rPr>
            </w:r>
            <w:r w:rsidRPr="002B3A8E">
              <w:rPr>
                <w:szCs w:val="22"/>
              </w:rPr>
              <w:fldChar w:fldCharType="separate"/>
            </w:r>
            <w:r w:rsidRPr="002B3A8E">
              <w:rPr>
                <w:rStyle w:val="Hyperlink"/>
                <w:rFonts w:cstheme="minorHAnsi"/>
                <w:szCs w:val="22"/>
              </w:rPr>
              <w:t>Amazon.ca</w:t>
            </w:r>
            <w:r w:rsidRPr="002B3A8E">
              <w:rPr>
                <w:szCs w:val="22"/>
              </w:rPr>
              <w:fldChar w:fldCharType="end"/>
            </w:r>
            <w:commentRangeEnd w:id="176"/>
            <w:r w:rsidRPr="002B3A8E">
              <w:rPr>
                <w:rStyle w:val="CommentReference"/>
                <w:rFonts w:cstheme="minorHAnsi"/>
                <w:sz w:val="22"/>
                <w:szCs w:val="22"/>
                <w:lang w:val="en-CA"/>
              </w:rPr>
              <w:commentReference w:id="176"/>
            </w:r>
          </w:p>
        </w:tc>
        <w:tc>
          <w:tcPr>
            <w:tcW w:w="2703" w:type="dxa"/>
          </w:tcPr>
          <w:p w14:paraId="013F273B"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$22.41</w:t>
            </w:r>
          </w:p>
        </w:tc>
        <w:sdt>
          <w:sdtPr>
            <w:rPr>
              <w:rFonts w:cstheme="minorHAnsi"/>
            </w:rPr>
            <w:id w:val="-1460031781"/>
            <w14:checkbox>
              <w14:checked w14:val="0"/>
              <w14:checkedState w14:val="2612" w14:font="MS Gothic"/>
              <w14:uncheckedState w14:val="2610" w14:font="MS Gothic"/>
            </w14:checkbox>
          </w:sdtPr>
          <w:sdtContent>
            <w:tc>
              <w:tcPr>
                <w:tcW w:w="1424" w:type="dxa"/>
              </w:tcPr>
              <w:p w14:paraId="7DA42C61" w14:textId="0EB2537A" w:rsidR="00AE00FC" w:rsidRPr="00235299" w:rsidRDefault="000855C8"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5B11232F" w14:textId="3F3FDCBF"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56C00A40" w14:textId="77777777" w:rsidR="00AE00FC" w:rsidRPr="000855C8" w:rsidRDefault="00AE00FC" w:rsidP="00726C4D">
            <w:pPr>
              <w:jc w:val="left"/>
            </w:pPr>
            <w:r w:rsidRPr="000855C8">
              <w:t>Melamine surface</w:t>
            </w:r>
          </w:p>
        </w:tc>
        <w:tc>
          <w:tcPr>
            <w:tcW w:w="2711" w:type="dxa"/>
          </w:tcPr>
          <w:p w14:paraId="2056144A" w14:textId="77777777" w:rsidR="00AE00FC"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40" w:history="1">
              <w:r w:rsidR="00AE00FC" w:rsidRPr="002B3A8E">
                <w:rPr>
                  <w:rStyle w:val="Hyperlink"/>
                  <w:rFonts w:cstheme="minorHAnsi"/>
                  <w:szCs w:val="22"/>
                </w:rPr>
                <w:t>Homedepot.ca</w:t>
              </w:r>
            </w:hyperlink>
          </w:p>
        </w:tc>
        <w:tc>
          <w:tcPr>
            <w:tcW w:w="2703" w:type="dxa"/>
          </w:tcPr>
          <w:p w14:paraId="215528F6"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$26.75</w:t>
            </w:r>
          </w:p>
        </w:tc>
        <w:sdt>
          <w:sdtPr>
            <w:rPr>
              <w:rFonts w:cstheme="minorHAnsi"/>
            </w:rPr>
            <w:id w:val="262115370"/>
            <w14:checkbox>
              <w14:checked w14:val="0"/>
              <w14:checkedState w14:val="2612" w14:font="MS Gothic"/>
              <w14:uncheckedState w14:val="2610" w14:font="MS Gothic"/>
            </w14:checkbox>
          </w:sdtPr>
          <w:sdtContent>
            <w:tc>
              <w:tcPr>
                <w:tcW w:w="1424" w:type="dxa"/>
              </w:tcPr>
              <w:p w14:paraId="10045665" w14:textId="762BAF3B" w:rsidR="00AE00FC" w:rsidRPr="00235299" w:rsidRDefault="00AE00FC"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33FC97F7" w14:textId="2F207D96"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3B7F964B" w14:textId="77777777" w:rsidR="00AE00FC" w:rsidRPr="000855C8" w:rsidRDefault="00AE00FC" w:rsidP="00726C4D">
            <w:pPr>
              <w:jc w:val="left"/>
            </w:pPr>
            <w:r w:rsidRPr="000855C8">
              <w:t>Incubator</w:t>
            </w:r>
          </w:p>
        </w:tc>
        <w:tc>
          <w:tcPr>
            <w:tcW w:w="2711" w:type="dxa"/>
          </w:tcPr>
          <w:p w14:paraId="28B59B61" w14:textId="77777777" w:rsidR="00AE00FC" w:rsidRPr="002B3A8E" w:rsidRDefault="00AE00FC" w:rsidP="002B3A8E">
            <w:pPr>
              <w:cnfStyle w:val="000000000000" w:firstRow="0" w:lastRow="0" w:firstColumn="0" w:lastColumn="0" w:oddVBand="0" w:evenVBand="0" w:oddHBand="0" w:evenHBand="0" w:firstRowFirstColumn="0" w:firstRowLastColumn="0" w:lastRowFirstColumn="0" w:lastRowLastColumn="0"/>
              <w:rPr>
                <w:szCs w:val="22"/>
              </w:rPr>
            </w:pPr>
            <w:r w:rsidRPr="002B3A8E">
              <w:rPr>
                <w:szCs w:val="22"/>
              </w:rPr>
              <w:t>Provided by lab</w:t>
            </w:r>
          </w:p>
        </w:tc>
        <w:tc>
          <w:tcPr>
            <w:tcW w:w="2703" w:type="dxa"/>
          </w:tcPr>
          <w:p w14:paraId="5A16B3CD"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$0</w:t>
            </w:r>
          </w:p>
        </w:tc>
        <w:sdt>
          <w:sdtPr>
            <w:rPr>
              <w:rFonts w:cstheme="minorHAnsi"/>
            </w:rPr>
            <w:id w:val="165451042"/>
            <w14:checkbox>
              <w14:checked w14:val="0"/>
              <w14:checkedState w14:val="2612" w14:font="MS Gothic"/>
              <w14:uncheckedState w14:val="2610" w14:font="MS Gothic"/>
            </w14:checkbox>
          </w:sdtPr>
          <w:sdtContent>
            <w:tc>
              <w:tcPr>
                <w:tcW w:w="1424" w:type="dxa"/>
              </w:tcPr>
              <w:p w14:paraId="0C7EB5FE" w14:textId="52C8333A" w:rsidR="00AE00FC" w:rsidRPr="00235299" w:rsidRDefault="00AE00FC"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0DF0643E" w14:textId="5E69A276"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C5EA60F" w14:textId="156C2752" w:rsidR="00AE00FC" w:rsidRPr="000855C8" w:rsidRDefault="00757DAC" w:rsidP="00726C4D">
            <w:pPr>
              <w:jc w:val="left"/>
            </w:pPr>
            <w:r>
              <w:t>Raspberry Pi 4, 4GB</w:t>
            </w:r>
          </w:p>
        </w:tc>
        <w:tc>
          <w:tcPr>
            <w:tcW w:w="2711" w:type="dxa"/>
          </w:tcPr>
          <w:p w14:paraId="56158AA7" w14:textId="6A5F6D21" w:rsidR="00AE00FC"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41" w:history="1">
              <w:r w:rsidR="00AE00FC" w:rsidRPr="002B3A8E">
                <w:rPr>
                  <w:rStyle w:val="Hyperlink"/>
                  <w:rFonts w:cstheme="minorHAnsi"/>
                  <w:szCs w:val="22"/>
                </w:rPr>
                <w:t>Digikey.ca</w:t>
              </w:r>
            </w:hyperlink>
          </w:p>
        </w:tc>
        <w:tc>
          <w:tcPr>
            <w:tcW w:w="2703" w:type="dxa"/>
          </w:tcPr>
          <w:p w14:paraId="13751697" w14:textId="38CDE114"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w:t>
            </w:r>
            <w:r w:rsidR="00726C4D">
              <w:t>80.95</w:t>
            </w:r>
          </w:p>
        </w:tc>
        <w:sdt>
          <w:sdtPr>
            <w:rPr>
              <w:rFonts w:cstheme="minorHAnsi"/>
            </w:rPr>
            <w:id w:val="-893189444"/>
            <w14:checkbox>
              <w14:checked w14:val="1"/>
              <w14:checkedState w14:val="2612" w14:font="MS Gothic"/>
              <w14:uncheckedState w14:val="2610" w14:font="MS Gothic"/>
            </w14:checkbox>
          </w:sdtPr>
          <w:sdtContent>
            <w:tc>
              <w:tcPr>
                <w:tcW w:w="1424" w:type="dxa"/>
              </w:tcPr>
              <w:p w14:paraId="158A81E1" w14:textId="00FFB6C2" w:rsidR="00AE00FC" w:rsidRPr="00235299" w:rsidRDefault="00726C4D"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4FF0CA48" w14:textId="122FE590" w:rsidTr="002E5847">
        <w:trPr>
          <w:trHeight w:val="502"/>
        </w:trPr>
        <w:tc>
          <w:tcPr>
            <w:cnfStyle w:val="001000000000" w:firstRow="0" w:lastRow="0" w:firstColumn="1" w:lastColumn="0" w:oddVBand="0" w:evenVBand="0" w:oddHBand="0" w:evenHBand="0" w:firstRowFirstColumn="0" w:firstRowLastColumn="0" w:lastRowFirstColumn="0" w:lastRowLastColumn="0"/>
            <w:tcW w:w="2536" w:type="dxa"/>
          </w:tcPr>
          <w:p w14:paraId="5A4259A4" w14:textId="77777777" w:rsidR="00AE00FC" w:rsidRPr="000855C8" w:rsidRDefault="00AE00FC" w:rsidP="00726C4D">
            <w:pPr>
              <w:jc w:val="left"/>
            </w:pPr>
            <w:r w:rsidRPr="000855C8">
              <w:t>Temperature &amp; Humidity sensor</w:t>
            </w:r>
          </w:p>
        </w:tc>
        <w:tc>
          <w:tcPr>
            <w:tcW w:w="2711" w:type="dxa"/>
          </w:tcPr>
          <w:p w14:paraId="3E75CE7B" w14:textId="77777777" w:rsidR="00AE00FC" w:rsidRPr="002B3A8E" w:rsidRDefault="00000000" w:rsidP="002B3A8E">
            <w:pPr>
              <w:cnfStyle w:val="000000000000" w:firstRow="0" w:lastRow="0" w:firstColumn="0" w:lastColumn="0" w:oddVBand="0" w:evenVBand="0" w:oddHBand="0" w:evenHBand="0" w:firstRowFirstColumn="0" w:firstRowLastColumn="0" w:lastRowFirstColumn="0" w:lastRowLastColumn="0"/>
              <w:rPr>
                <w:szCs w:val="22"/>
              </w:rPr>
            </w:pPr>
            <w:hyperlink r:id="rId42" w:history="1">
              <w:r w:rsidR="00AE00FC" w:rsidRPr="002B3A8E">
                <w:rPr>
                  <w:rStyle w:val="Hyperlink"/>
                  <w:rFonts w:cstheme="minorHAnsi"/>
                  <w:szCs w:val="22"/>
                </w:rPr>
                <w:t>Amazon.ca</w:t>
              </w:r>
            </w:hyperlink>
          </w:p>
        </w:tc>
        <w:tc>
          <w:tcPr>
            <w:tcW w:w="2703" w:type="dxa"/>
          </w:tcPr>
          <w:p w14:paraId="487F1FB9"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$16</w:t>
            </w:r>
          </w:p>
        </w:tc>
        <w:sdt>
          <w:sdtPr>
            <w:rPr>
              <w:rFonts w:cstheme="minorHAnsi"/>
            </w:rPr>
            <w:id w:val="825934776"/>
            <w14:checkbox>
              <w14:checked w14:val="1"/>
              <w14:checkedState w14:val="2612" w14:font="MS Gothic"/>
              <w14:uncheckedState w14:val="2610" w14:font="MS Gothic"/>
            </w14:checkbox>
          </w:sdtPr>
          <w:sdtContent>
            <w:tc>
              <w:tcPr>
                <w:tcW w:w="1424" w:type="dxa"/>
              </w:tcPr>
              <w:p w14:paraId="528690D7" w14:textId="68803CB1" w:rsidR="00AE00FC" w:rsidRPr="00235299" w:rsidRDefault="00235299" w:rsidP="002B3A8E">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20EDCD91" w14:textId="2A59F8A3" w:rsidTr="002E584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536" w:type="dxa"/>
          </w:tcPr>
          <w:p w14:paraId="638D1055" w14:textId="77777777" w:rsidR="00AE00FC" w:rsidRPr="000855C8" w:rsidRDefault="00AE00FC" w:rsidP="00726C4D">
            <w:pPr>
              <w:jc w:val="left"/>
            </w:pPr>
            <w:r w:rsidRPr="000855C8">
              <w:lastRenderedPageBreak/>
              <w:t>Touch screen for interface</w:t>
            </w:r>
          </w:p>
        </w:tc>
        <w:tc>
          <w:tcPr>
            <w:tcW w:w="2711" w:type="dxa"/>
          </w:tcPr>
          <w:p w14:paraId="35B88776" w14:textId="77777777" w:rsidR="00AE00FC" w:rsidRPr="002B3A8E" w:rsidRDefault="00000000" w:rsidP="002B3A8E">
            <w:pPr>
              <w:cnfStyle w:val="000000100000" w:firstRow="0" w:lastRow="0" w:firstColumn="0" w:lastColumn="0" w:oddVBand="0" w:evenVBand="0" w:oddHBand="1" w:evenHBand="0" w:firstRowFirstColumn="0" w:firstRowLastColumn="0" w:lastRowFirstColumn="0" w:lastRowLastColumn="0"/>
              <w:rPr>
                <w:szCs w:val="22"/>
              </w:rPr>
            </w:pPr>
            <w:hyperlink r:id="rId43" w:history="1">
              <w:r w:rsidR="00AE00FC" w:rsidRPr="002B3A8E">
                <w:rPr>
                  <w:rStyle w:val="Hyperlink"/>
                  <w:rFonts w:cstheme="minorHAnsi"/>
                  <w:szCs w:val="22"/>
                </w:rPr>
                <w:t>Amazon.ca</w:t>
              </w:r>
            </w:hyperlink>
          </w:p>
        </w:tc>
        <w:tc>
          <w:tcPr>
            <w:tcW w:w="2703" w:type="dxa"/>
          </w:tcPr>
          <w:p w14:paraId="03319A01"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$80</w:t>
            </w:r>
          </w:p>
        </w:tc>
        <w:sdt>
          <w:sdtPr>
            <w:rPr>
              <w:rFonts w:cstheme="minorHAnsi"/>
            </w:rPr>
            <w:id w:val="1412968854"/>
            <w14:checkbox>
              <w14:checked w14:val="1"/>
              <w14:checkedState w14:val="2612" w14:font="MS Gothic"/>
              <w14:uncheckedState w14:val="2610" w14:font="MS Gothic"/>
            </w14:checkbox>
          </w:sdtPr>
          <w:sdtContent>
            <w:tc>
              <w:tcPr>
                <w:tcW w:w="1424" w:type="dxa"/>
              </w:tcPr>
              <w:p w14:paraId="58A43F0F" w14:textId="7F070351" w:rsidR="00AE00FC" w:rsidRPr="00235299" w:rsidRDefault="00235299" w:rsidP="002B3A8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eastAsia="MS Gothic" w:hAnsi="Segoe UI Symbol" w:cs="Segoe UI Symbol"/>
                  </w:rPr>
                  <w:t>☒</w:t>
                </w:r>
              </w:p>
            </w:tc>
          </w:sdtContent>
        </w:sdt>
      </w:tr>
      <w:tr w:rsidR="00AE00FC" w:rsidRPr="00CA65FC" w14:paraId="14BF904C" w14:textId="7BE6404A" w:rsidTr="002E5847">
        <w:trPr>
          <w:trHeight w:val="76"/>
        </w:trPr>
        <w:tc>
          <w:tcPr>
            <w:cnfStyle w:val="001000000000" w:firstRow="0" w:lastRow="0" w:firstColumn="1" w:lastColumn="0" w:oddVBand="0" w:evenVBand="0" w:oddHBand="0" w:evenHBand="0" w:firstRowFirstColumn="0" w:firstRowLastColumn="0" w:lastRowFirstColumn="0" w:lastRowLastColumn="0"/>
            <w:tcW w:w="2536" w:type="dxa"/>
          </w:tcPr>
          <w:p w14:paraId="5DF3E5CE" w14:textId="77777777" w:rsidR="00AE00FC" w:rsidRPr="000855C8" w:rsidRDefault="00AE00FC" w:rsidP="002B3A8E"/>
        </w:tc>
        <w:tc>
          <w:tcPr>
            <w:tcW w:w="2711" w:type="dxa"/>
          </w:tcPr>
          <w:p w14:paraId="70C3EE2B"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Total</w:t>
            </w:r>
          </w:p>
        </w:tc>
        <w:tc>
          <w:tcPr>
            <w:tcW w:w="2703" w:type="dxa"/>
          </w:tcPr>
          <w:p w14:paraId="2794DBC3" w14:textId="59308B69"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fldChar w:fldCharType="begin"/>
            </w:r>
            <w:r w:rsidRPr="00CA65FC">
              <w:rPr>
                <w:sz w:val="20"/>
                <w:szCs w:val="20"/>
              </w:rPr>
              <w:instrText xml:space="preserve"> =SUM(ABOVE) </w:instrText>
            </w:r>
            <w:r w:rsidR="00000000">
              <w:fldChar w:fldCharType="separate"/>
            </w:r>
            <w:r w:rsidRPr="000855C8">
              <w:fldChar w:fldCharType="end"/>
            </w:r>
            <w:r w:rsidR="00A64382">
              <w:fldChar w:fldCharType="begin"/>
            </w:r>
            <w:r w:rsidR="00A64382">
              <w:rPr>
                <w:iCs w:val="0"/>
              </w:rPr>
              <w:instrText xml:space="preserve"> =SUM(ABOVE) </w:instrText>
            </w:r>
            <w:r w:rsidR="00A64382">
              <w:fldChar w:fldCharType="separate"/>
            </w:r>
            <w:r w:rsidR="00A64382">
              <w:rPr>
                <w:iCs w:val="0"/>
                <w:noProof/>
              </w:rPr>
              <w:t>$479.23</w:t>
            </w:r>
            <w:r w:rsidR="00A64382">
              <w:fldChar w:fldCharType="end"/>
            </w:r>
          </w:p>
        </w:tc>
        <w:tc>
          <w:tcPr>
            <w:tcW w:w="1424" w:type="dxa"/>
          </w:tcPr>
          <w:p w14:paraId="4B3D5091" w14:textId="43381A5F" w:rsidR="00AE00FC" w:rsidRPr="00235299" w:rsidRDefault="00AE00FC" w:rsidP="002B3A8E">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4B3F5850" w14:textId="77777777" w:rsidR="004B539A" w:rsidRPr="004B539A" w:rsidRDefault="00755F1E" w:rsidP="00EF3011">
      <w:pPr>
        <w:pStyle w:val="Heading1"/>
        <w:rPr>
          <w:rFonts w:cstheme="minorHAnsi"/>
        </w:rPr>
      </w:pPr>
      <w:bookmarkStart w:id="177" w:name="_Toc119591504"/>
      <w:bookmarkStart w:id="178" w:name="_Toc121256176"/>
      <w:commentRangeStart w:id="179"/>
      <w:r w:rsidRPr="002D3776">
        <w:t>Conclusion</w:t>
      </w:r>
      <w:commentRangeEnd w:id="179"/>
      <w:r w:rsidRPr="002D3776">
        <w:rPr>
          <w:rStyle w:val="CommentReference"/>
        </w:rPr>
        <w:commentReference w:id="179"/>
      </w:r>
      <w:r w:rsidR="00CA65FC" w:rsidRPr="002D3776">
        <w:t xml:space="preserve"> </w:t>
      </w:r>
      <w:bookmarkEnd w:id="177"/>
      <w:bookmarkEnd w:id="178"/>
    </w:p>
    <w:p w14:paraId="1026455F" w14:textId="2ACD11B5" w:rsidR="00553C8B" w:rsidRPr="004B539A" w:rsidRDefault="009B2503" w:rsidP="004B539A">
      <w:r w:rsidRPr="004B539A">
        <w:t xml:space="preserve">The main objective of this project is to provide a </w:t>
      </w:r>
      <w:del w:id="180" w:author="Yuu Ono" w:date="2022-12-08T09:54:00Z">
        <w:r w:rsidRPr="004B539A" w:rsidDel="001F4E81">
          <w:delText xml:space="preserve">tool </w:delText>
        </w:r>
      </w:del>
      <w:ins w:id="181" w:author="Yuu Ono" w:date="2022-12-08T09:54:00Z">
        <w:r w:rsidR="001F4E81">
          <w:t>vibration simulator</w:t>
        </w:r>
        <w:r w:rsidR="001F4E81" w:rsidRPr="004B539A">
          <w:t xml:space="preserve"> </w:t>
        </w:r>
      </w:ins>
      <w:del w:id="182" w:author="Yuu Ono" w:date="2022-12-08T09:54:00Z">
        <w:r w:rsidRPr="004B539A" w:rsidDel="001F4E81">
          <w:delText xml:space="preserve">that </w:delText>
        </w:r>
      </w:del>
      <w:ins w:id="183" w:author="Yuu Ono" w:date="2022-12-08T09:54:00Z">
        <w:r w:rsidR="001F4E81">
          <w:t>with which</w:t>
        </w:r>
        <w:r w:rsidR="001F4E81" w:rsidRPr="004B539A">
          <w:t xml:space="preserve"> </w:t>
        </w:r>
      </w:ins>
      <w:r w:rsidRPr="004B539A">
        <w:t xml:space="preserve">the Davy lab </w:t>
      </w:r>
      <w:del w:id="184" w:author="Yuu Ono" w:date="2022-12-08T09:54:00Z">
        <w:r w:rsidRPr="004B539A" w:rsidDel="001F4E81">
          <w:delText>may use to</w:delText>
        </w:r>
      </w:del>
      <w:ins w:id="185" w:author="Yuu Ono" w:date="2022-12-08T09:54:00Z">
        <w:r w:rsidR="001F4E81">
          <w:t>can</w:t>
        </w:r>
      </w:ins>
      <w:r w:rsidRPr="004B539A">
        <w:t xml:space="preserve"> investigate the effects of ground vibrations from </w:t>
      </w:r>
      <w:commentRangeStart w:id="186"/>
      <w:r w:rsidRPr="004B539A">
        <w:t xml:space="preserve">wind turbines </w:t>
      </w:r>
      <w:commentRangeEnd w:id="186"/>
      <w:r w:rsidR="008F71FA">
        <w:rPr>
          <w:rStyle w:val="CommentReference"/>
          <w:rFonts w:cstheme="minorBidi"/>
          <w:lang w:val="en-CA"/>
        </w:rPr>
        <w:commentReference w:id="186"/>
      </w:r>
      <w:r w:rsidRPr="004B539A">
        <w:t xml:space="preserve">on the growth of turtle eggs. There are numerous shaking table designs that can produce frequencies of 2 to 10 Hz, but none have been discovered that can produce the minuscule vertical displacement observed in tests of wind turbine ground vibrations. Extreme precision in displacement can be attained by </w:t>
      </w:r>
      <w:r w:rsidR="00CA65FC" w:rsidRPr="004B539A">
        <w:t>utilizing</w:t>
      </w:r>
      <w:r w:rsidRPr="004B539A">
        <w:t xml:space="preserve"> the James Webb Space Telescope Mirror Actuators' elegant yet straightforward design.</w:t>
      </w:r>
      <w:r w:rsidR="00CA65FC" w:rsidRPr="004B539A">
        <w:t xml:space="preserve"> By April 2023, the team hopes to have a research-ready model of this device available so that the Davy lab may start conducting research and share its findings with other labs that also require such a device.</w:t>
      </w:r>
    </w:p>
    <w:p w14:paraId="4B1F2A8A" w14:textId="77777777" w:rsidR="008A2318" w:rsidRPr="008A2318" w:rsidRDefault="00553C8B" w:rsidP="00553C8B">
      <w:pPr>
        <w:pStyle w:val="Heading2"/>
        <w:rPr>
          <w:rFonts w:cstheme="minorHAnsi"/>
        </w:rPr>
      </w:pPr>
      <w:bookmarkStart w:id="187" w:name="_Toc121256177"/>
      <w:r>
        <w:t>Reflection</w:t>
      </w:r>
      <w:r w:rsidR="00772B8B">
        <w:t>s</w:t>
      </w:r>
      <w:bookmarkEnd w:id="187"/>
    </w:p>
    <w:p w14:paraId="5E4801C2" w14:textId="3C2F75BC" w:rsidR="00755F1E" w:rsidRPr="002925D0" w:rsidRDefault="008A2318" w:rsidP="008A2318">
      <w:pPr>
        <w:rPr>
          <w:rFonts w:cstheme="minorHAnsi"/>
        </w:rPr>
      </w:pPr>
      <w:r w:rsidRPr="008A2318">
        <w:rPr>
          <w:highlight w:val="yellow"/>
        </w:rPr>
        <w:t>TO DO</w:t>
      </w:r>
      <w:r w:rsidR="00755F1E" w:rsidRPr="002925D0">
        <w:rPr>
          <w:rFonts w:cstheme="minorHAnsi"/>
        </w:rPr>
        <w:br w:type="page"/>
      </w:r>
    </w:p>
    <w:commentRangeStart w:id="188" w:displacedByCustomXml="next"/>
    <w:bookmarkStart w:id="189" w:name="_Toc121256178" w:displacedByCustomXml="next"/>
    <w:bookmarkStart w:id="190" w:name="_Toc117152881" w:displacedByCustomXml="next"/>
    <w:bookmarkStart w:id="191" w:name="_Toc119591505" w:displacedByCustomXml="next"/>
    <w:sdt>
      <w:sdtPr>
        <w:rPr>
          <w:rFonts w:eastAsiaTheme="minorHAnsi" w:cs="Times New Roman"/>
          <w:b/>
          <w:bCs w:val="0"/>
          <w:color w:val="auto"/>
          <w:sz w:val="24"/>
        </w:rPr>
        <w:id w:val="592823937"/>
        <w:docPartObj>
          <w:docPartGallery w:val="Bibliographies"/>
          <w:docPartUnique/>
        </w:docPartObj>
      </w:sdtPr>
      <w:sdtEndPr>
        <w:rPr>
          <w:rFonts w:cstheme="majorHAnsi"/>
          <w:b w:val="0"/>
        </w:rPr>
      </w:sdtEndPr>
      <w:sdtContent>
        <w:p w14:paraId="0B785F59" w14:textId="77777777" w:rsidR="00755F1E" w:rsidRPr="00D04BAF" w:rsidRDefault="00755F1E" w:rsidP="003053F6">
          <w:pPr>
            <w:pStyle w:val="Heading1"/>
            <w:jc w:val="left"/>
          </w:pPr>
          <w:r w:rsidRPr="00D04BAF">
            <w:t>References</w:t>
          </w:r>
          <w:commentRangeEnd w:id="188"/>
          <w:r w:rsidRPr="00D04BAF">
            <w:rPr>
              <w:rStyle w:val="CommentReference"/>
            </w:rPr>
            <w:commentReference w:id="188"/>
          </w:r>
          <w:bookmarkEnd w:id="191"/>
          <w:bookmarkEnd w:id="189"/>
        </w:p>
        <w:bookmarkEnd w:id="190" w:displacedByCustomXml="next"/>
        <w:sdt>
          <w:sdtPr>
            <w:id w:val="-573587230"/>
            <w:bibliography/>
          </w:sdtPr>
          <w:sdtContent>
            <w:p w14:paraId="65E72B6E" w14:textId="77777777" w:rsidR="007861DA" w:rsidRDefault="00755F1E" w:rsidP="003053F6">
              <w:pPr>
                <w:jc w:val="left"/>
                <w:rPr>
                  <w:rFonts w:ascii="Times New Roman" w:hAnsi="Times New Roman" w:cstheme="minorBidi"/>
                  <w:iCs/>
                  <w:noProof/>
                  <w:color w:val="000000" w:themeColor="text1"/>
                  <w:sz w:val="18"/>
                  <w:szCs w:val="18"/>
                  <w:lang w:val="en-CA"/>
                </w:rPr>
              </w:pPr>
              <w:r w:rsidRPr="60B8C571">
                <w:fldChar w:fldCharType="begin"/>
              </w:r>
              <w:r>
                <w:instrText xml:space="preserve"> BIBLIOGRAPHY </w:instrText>
              </w:r>
              <w:r w:rsidRPr="60B8C57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7861DA" w14:paraId="1844D6FC" w14:textId="77777777">
                <w:trPr>
                  <w:divId w:val="1166672591"/>
                  <w:tblCellSpacing w:w="15" w:type="dxa"/>
                </w:trPr>
                <w:tc>
                  <w:tcPr>
                    <w:tcW w:w="50" w:type="pct"/>
                    <w:hideMark/>
                  </w:tcPr>
                  <w:p w14:paraId="41F0DAF6" w14:textId="36153035" w:rsidR="007861DA" w:rsidRDefault="007861DA">
                    <w:pPr>
                      <w:pStyle w:val="Bibliography"/>
                      <w:rPr>
                        <w:noProof/>
                        <w:szCs w:val="24"/>
                      </w:rPr>
                    </w:pPr>
                    <w:r>
                      <w:rPr>
                        <w:noProof/>
                      </w:rPr>
                      <w:t xml:space="preserve">[1] </w:t>
                    </w:r>
                  </w:p>
                </w:tc>
                <w:tc>
                  <w:tcPr>
                    <w:tcW w:w="0" w:type="auto"/>
                    <w:hideMark/>
                  </w:tcPr>
                  <w:p w14:paraId="500CDB45" w14:textId="77777777" w:rsidR="007861DA" w:rsidRDefault="007861DA">
                    <w:pPr>
                      <w:pStyle w:val="Bibliography"/>
                      <w:rPr>
                        <w:noProof/>
                      </w:rPr>
                    </w:pPr>
                    <w:r>
                      <w:rPr>
                        <w:noProof/>
                      </w:rPr>
                      <w:t>"Canada's large urban centres continue to grow and spread," Statistics Canada, 9 2 2022. [Online]. Available: https://www150.statcan.gc.ca/n1/daily-quotidien/220209/dq220209b-eng.htm. [Accessed 6 12 2022].</w:t>
                    </w:r>
                  </w:p>
                </w:tc>
              </w:tr>
              <w:tr w:rsidR="007861DA" w14:paraId="097AB996" w14:textId="77777777">
                <w:trPr>
                  <w:divId w:val="1166672591"/>
                  <w:tblCellSpacing w:w="15" w:type="dxa"/>
                </w:trPr>
                <w:tc>
                  <w:tcPr>
                    <w:tcW w:w="50" w:type="pct"/>
                    <w:hideMark/>
                  </w:tcPr>
                  <w:p w14:paraId="23F8511F" w14:textId="77777777" w:rsidR="007861DA" w:rsidRDefault="007861DA">
                    <w:pPr>
                      <w:pStyle w:val="Bibliography"/>
                      <w:rPr>
                        <w:noProof/>
                      </w:rPr>
                    </w:pPr>
                    <w:r>
                      <w:rPr>
                        <w:noProof/>
                      </w:rPr>
                      <w:t xml:space="preserve">[2] </w:t>
                    </w:r>
                  </w:p>
                </w:tc>
                <w:tc>
                  <w:tcPr>
                    <w:tcW w:w="0" w:type="auto"/>
                    <w:hideMark/>
                  </w:tcPr>
                  <w:p w14:paraId="084CE85C" w14:textId="77777777" w:rsidR="007861DA" w:rsidRDefault="007861DA">
                    <w:pPr>
                      <w:pStyle w:val="Bibliography"/>
                      <w:rPr>
                        <w:noProof/>
                      </w:rPr>
                    </w:pPr>
                    <w:r>
                      <w:rPr>
                        <w:noProof/>
                      </w:rPr>
                      <w:t xml:space="preserve">J. A. Barneich, J. Arabshshi and S. K. Duke, "Two Case Histories of Blast- &amp; Traffic-Induced Vibrations on the Stability of Burrows of Endangered Sensitive Ground Dwelling Animals," in </w:t>
                    </w:r>
                    <w:r>
                      <w:rPr>
                        <w:i/>
                        <w:iCs/>
                        <w:noProof/>
                      </w:rPr>
                      <w:t>Fifth International Conference on Case Histories in Geotechnical Engineering</w:t>
                    </w:r>
                    <w:r>
                      <w:rPr>
                        <w:noProof/>
                      </w:rPr>
                      <w:t xml:space="preserve">, New York, 2004. </w:t>
                    </w:r>
                  </w:p>
                </w:tc>
              </w:tr>
              <w:tr w:rsidR="007861DA" w14:paraId="0EF5757A" w14:textId="77777777">
                <w:trPr>
                  <w:divId w:val="1166672591"/>
                  <w:tblCellSpacing w:w="15" w:type="dxa"/>
                </w:trPr>
                <w:tc>
                  <w:tcPr>
                    <w:tcW w:w="50" w:type="pct"/>
                    <w:hideMark/>
                  </w:tcPr>
                  <w:p w14:paraId="442E70C1" w14:textId="77777777" w:rsidR="007861DA" w:rsidRDefault="007861DA">
                    <w:pPr>
                      <w:pStyle w:val="Bibliography"/>
                      <w:rPr>
                        <w:noProof/>
                      </w:rPr>
                    </w:pPr>
                    <w:r>
                      <w:rPr>
                        <w:noProof/>
                      </w:rPr>
                      <w:t xml:space="preserve">[3] </w:t>
                    </w:r>
                  </w:p>
                </w:tc>
                <w:tc>
                  <w:tcPr>
                    <w:tcW w:w="0" w:type="auto"/>
                    <w:hideMark/>
                  </w:tcPr>
                  <w:p w14:paraId="44A87DF8" w14:textId="77777777" w:rsidR="007861DA" w:rsidRDefault="007861DA">
                    <w:pPr>
                      <w:pStyle w:val="Bibliography"/>
                      <w:rPr>
                        <w:noProof/>
                      </w:rPr>
                    </w:pPr>
                    <w:r>
                      <w:rPr>
                        <w:noProof/>
                      </w:rPr>
                      <w:t xml:space="preserve">V. J. Bennett, "Effects of Road Density and Pattern on the Conservation of Species and Biodiversity," </w:t>
                    </w:r>
                    <w:r>
                      <w:rPr>
                        <w:i/>
                        <w:iCs/>
                        <w:noProof/>
                      </w:rPr>
                      <w:t xml:space="preserve">Current Landscape Ecology Reports, </w:t>
                    </w:r>
                    <w:r>
                      <w:rPr>
                        <w:noProof/>
                      </w:rPr>
                      <w:t xml:space="preserve">vol. 2, pp. 1-11, 2017. </w:t>
                    </w:r>
                  </w:p>
                </w:tc>
              </w:tr>
              <w:tr w:rsidR="007861DA" w14:paraId="530BCB75" w14:textId="77777777">
                <w:trPr>
                  <w:divId w:val="1166672591"/>
                  <w:tblCellSpacing w:w="15" w:type="dxa"/>
                </w:trPr>
                <w:tc>
                  <w:tcPr>
                    <w:tcW w:w="50" w:type="pct"/>
                    <w:hideMark/>
                  </w:tcPr>
                  <w:p w14:paraId="79A88FC0" w14:textId="77777777" w:rsidR="007861DA" w:rsidRDefault="007861DA">
                    <w:pPr>
                      <w:pStyle w:val="Bibliography"/>
                      <w:rPr>
                        <w:noProof/>
                      </w:rPr>
                    </w:pPr>
                    <w:r>
                      <w:rPr>
                        <w:noProof/>
                      </w:rPr>
                      <w:t xml:space="preserve">[4] </w:t>
                    </w:r>
                  </w:p>
                </w:tc>
                <w:tc>
                  <w:tcPr>
                    <w:tcW w:w="0" w:type="auto"/>
                    <w:hideMark/>
                  </w:tcPr>
                  <w:p w14:paraId="529FAF10" w14:textId="77777777" w:rsidR="007861DA" w:rsidRDefault="007861DA">
                    <w:pPr>
                      <w:pStyle w:val="Bibliography"/>
                      <w:rPr>
                        <w:noProof/>
                      </w:rPr>
                    </w:pPr>
                    <w:r>
                      <w:rPr>
                        <w:noProof/>
                      </w:rPr>
                      <w:t xml:space="preserve">M. Srbulov, "2.3 Industry," in </w:t>
                    </w:r>
                    <w:r>
                      <w:rPr>
                        <w:i/>
                        <w:iCs/>
                        <w:noProof/>
                      </w:rPr>
                      <w:t>Practical Soil Dynamics: Case Studies in Earthquake and Geotechnical Engineering</w:t>
                    </w:r>
                    <w:r>
                      <w:rPr>
                        <w:noProof/>
                      </w:rPr>
                      <w:t>, United Kingdom, Springer Science+Business Media, 2011, pp. 35-36.</w:t>
                    </w:r>
                  </w:p>
                </w:tc>
              </w:tr>
              <w:tr w:rsidR="007861DA" w14:paraId="6901BD65" w14:textId="77777777">
                <w:trPr>
                  <w:divId w:val="1166672591"/>
                  <w:tblCellSpacing w:w="15" w:type="dxa"/>
                </w:trPr>
                <w:tc>
                  <w:tcPr>
                    <w:tcW w:w="50" w:type="pct"/>
                    <w:hideMark/>
                  </w:tcPr>
                  <w:p w14:paraId="06892EC2" w14:textId="77777777" w:rsidR="007861DA" w:rsidRDefault="007861DA">
                    <w:pPr>
                      <w:pStyle w:val="Bibliography"/>
                      <w:rPr>
                        <w:noProof/>
                      </w:rPr>
                    </w:pPr>
                    <w:r>
                      <w:rPr>
                        <w:noProof/>
                      </w:rPr>
                      <w:t xml:space="preserve">[5] </w:t>
                    </w:r>
                  </w:p>
                </w:tc>
                <w:tc>
                  <w:tcPr>
                    <w:tcW w:w="0" w:type="auto"/>
                    <w:hideMark/>
                  </w:tcPr>
                  <w:p w14:paraId="57D3877D" w14:textId="77777777" w:rsidR="007861DA" w:rsidRDefault="007861DA">
                    <w:pPr>
                      <w:pStyle w:val="Bibliography"/>
                      <w:rPr>
                        <w:noProof/>
                      </w:rPr>
                    </w:pPr>
                    <w:r>
                      <w:rPr>
                        <w:noProof/>
                      </w:rPr>
                      <w:t xml:space="preserve">M. Srbulov, "12 Ground Vibration Cause by Industry," in </w:t>
                    </w:r>
                    <w:r>
                      <w:rPr>
                        <w:i/>
                        <w:iCs/>
                        <w:noProof/>
                      </w:rPr>
                      <w:t>Practical Soil Dynamics: Case Studies in Earthquake and Geotechnical Engineering</w:t>
                    </w:r>
                    <w:r>
                      <w:rPr>
                        <w:noProof/>
                      </w:rPr>
                      <w:t>, United Kingdom, Springer Science+Business Media, 2011, pp. 233-257.</w:t>
                    </w:r>
                  </w:p>
                </w:tc>
              </w:tr>
              <w:tr w:rsidR="007861DA" w14:paraId="401D3BBB" w14:textId="77777777">
                <w:trPr>
                  <w:divId w:val="1166672591"/>
                  <w:tblCellSpacing w:w="15" w:type="dxa"/>
                </w:trPr>
                <w:tc>
                  <w:tcPr>
                    <w:tcW w:w="50" w:type="pct"/>
                    <w:hideMark/>
                  </w:tcPr>
                  <w:p w14:paraId="02CBB69E" w14:textId="77777777" w:rsidR="007861DA" w:rsidRDefault="007861DA">
                    <w:pPr>
                      <w:pStyle w:val="Bibliography"/>
                      <w:rPr>
                        <w:noProof/>
                      </w:rPr>
                    </w:pPr>
                    <w:r>
                      <w:rPr>
                        <w:noProof/>
                      </w:rPr>
                      <w:t xml:space="preserve">[6] </w:t>
                    </w:r>
                  </w:p>
                </w:tc>
                <w:tc>
                  <w:tcPr>
                    <w:tcW w:w="0" w:type="auto"/>
                    <w:hideMark/>
                  </w:tcPr>
                  <w:p w14:paraId="5C298697" w14:textId="77777777" w:rsidR="007861DA" w:rsidRDefault="007861DA">
                    <w:pPr>
                      <w:pStyle w:val="Bibliography"/>
                      <w:rPr>
                        <w:noProof/>
                      </w:rPr>
                    </w:pPr>
                    <w:r>
                      <w:rPr>
                        <w:noProof/>
                      </w:rPr>
                      <w:t>W. N. Edwards, "Analysis of measured wind turbine seismic noise generated from the Summerside Wind Farm, Prince Edward Island," Natural Resources Canada, Prince Edward Island, 2015.</w:t>
                    </w:r>
                  </w:p>
                </w:tc>
              </w:tr>
              <w:tr w:rsidR="007861DA" w14:paraId="4568A703" w14:textId="77777777">
                <w:trPr>
                  <w:divId w:val="1166672591"/>
                  <w:tblCellSpacing w:w="15" w:type="dxa"/>
                </w:trPr>
                <w:tc>
                  <w:tcPr>
                    <w:tcW w:w="50" w:type="pct"/>
                    <w:hideMark/>
                  </w:tcPr>
                  <w:p w14:paraId="3C893C7E" w14:textId="77777777" w:rsidR="007861DA" w:rsidRDefault="007861DA">
                    <w:pPr>
                      <w:pStyle w:val="Bibliography"/>
                      <w:rPr>
                        <w:noProof/>
                      </w:rPr>
                    </w:pPr>
                    <w:r>
                      <w:rPr>
                        <w:noProof/>
                      </w:rPr>
                      <w:t xml:space="preserve">[7] </w:t>
                    </w:r>
                  </w:p>
                </w:tc>
                <w:tc>
                  <w:tcPr>
                    <w:tcW w:w="0" w:type="auto"/>
                    <w:hideMark/>
                  </w:tcPr>
                  <w:p w14:paraId="77E27327" w14:textId="77777777" w:rsidR="007861DA" w:rsidRDefault="007861DA">
                    <w:pPr>
                      <w:pStyle w:val="Bibliography"/>
                      <w:rPr>
                        <w:noProof/>
                      </w:rPr>
                    </w:pPr>
                    <w:r>
                      <w:rPr>
                        <w:noProof/>
                      </w:rPr>
                      <w:t xml:space="preserve">R. Łopucki, D. Klich, A. Ścibior, D. Gołębiowska and K. Perzanowski, "Living in habitats affected by wind turbines may result in an increase in corticosterone levels in ground dwelling animals," </w:t>
                    </w:r>
                    <w:r>
                      <w:rPr>
                        <w:i/>
                        <w:iCs/>
                        <w:noProof/>
                      </w:rPr>
                      <w:t xml:space="preserve">Ecological Indicators, </w:t>
                    </w:r>
                    <w:r>
                      <w:rPr>
                        <w:noProof/>
                      </w:rPr>
                      <w:t xml:space="preserve">vol. 84, pp. 165-171, 2018. </w:t>
                    </w:r>
                  </w:p>
                </w:tc>
              </w:tr>
              <w:tr w:rsidR="007861DA" w14:paraId="7BB5EF06" w14:textId="77777777">
                <w:trPr>
                  <w:divId w:val="1166672591"/>
                  <w:tblCellSpacing w:w="15" w:type="dxa"/>
                </w:trPr>
                <w:tc>
                  <w:tcPr>
                    <w:tcW w:w="50" w:type="pct"/>
                    <w:hideMark/>
                  </w:tcPr>
                  <w:p w14:paraId="5ADC0411" w14:textId="77777777" w:rsidR="007861DA" w:rsidRDefault="007861DA">
                    <w:pPr>
                      <w:pStyle w:val="Bibliography"/>
                      <w:rPr>
                        <w:noProof/>
                      </w:rPr>
                    </w:pPr>
                    <w:r>
                      <w:rPr>
                        <w:noProof/>
                      </w:rPr>
                      <w:t xml:space="preserve">[8] </w:t>
                    </w:r>
                  </w:p>
                </w:tc>
                <w:tc>
                  <w:tcPr>
                    <w:tcW w:w="0" w:type="auto"/>
                    <w:hideMark/>
                  </w:tcPr>
                  <w:p w14:paraId="4594E22F" w14:textId="77777777" w:rsidR="007861DA" w:rsidRDefault="007861DA">
                    <w:pPr>
                      <w:pStyle w:val="Bibliography"/>
                      <w:rPr>
                        <w:noProof/>
                      </w:rPr>
                    </w:pPr>
                    <w:r>
                      <w:rPr>
                        <w:noProof/>
                      </w:rPr>
                      <w:t xml:space="preserve">R. Łopucki and I. Mróz, "An assessment of non-volant terrestrial vertebrates response to wind farms—a study of small mammals," </w:t>
                    </w:r>
                    <w:r>
                      <w:rPr>
                        <w:i/>
                        <w:iCs/>
                        <w:noProof/>
                      </w:rPr>
                      <w:t xml:space="preserve">Environmental Monitoring and Assessment, </w:t>
                    </w:r>
                    <w:r>
                      <w:rPr>
                        <w:noProof/>
                      </w:rPr>
                      <w:t xml:space="preserve">vol. 188, no. 122, 2016. </w:t>
                    </w:r>
                  </w:p>
                </w:tc>
              </w:tr>
              <w:tr w:rsidR="007861DA" w14:paraId="47935AED" w14:textId="77777777">
                <w:trPr>
                  <w:divId w:val="1166672591"/>
                  <w:tblCellSpacing w:w="15" w:type="dxa"/>
                </w:trPr>
                <w:tc>
                  <w:tcPr>
                    <w:tcW w:w="50" w:type="pct"/>
                    <w:hideMark/>
                  </w:tcPr>
                  <w:p w14:paraId="0D9FC41A" w14:textId="77777777" w:rsidR="007861DA" w:rsidRDefault="007861DA">
                    <w:pPr>
                      <w:pStyle w:val="Bibliography"/>
                      <w:rPr>
                        <w:noProof/>
                      </w:rPr>
                    </w:pPr>
                    <w:r>
                      <w:rPr>
                        <w:noProof/>
                      </w:rPr>
                      <w:t xml:space="preserve">[9] </w:t>
                    </w:r>
                  </w:p>
                </w:tc>
                <w:tc>
                  <w:tcPr>
                    <w:tcW w:w="0" w:type="auto"/>
                    <w:hideMark/>
                  </w:tcPr>
                  <w:p w14:paraId="4532C3EE" w14:textId="77777777" w:rsidR="007861DA" w:rsidRDefault="007861DA">
                    <w:pPr>
                      <w:pStyle w:val="Bibliography"/>
                      <w:rPr>
                        <w:noProof/>
                      </w:rPr>
                    </w:pPr>
                    <w:r>
                      <w:rPr>
                        <w:noProof/>
                      </w:rPr>
                      <w:t xml:space="preserve">P. Botha, "Ground Vibration, Infrasound and Low Frequency Noise Measurements from a Modern Wind Turbine," </w:t>
                    </w:r>
                    <w:r>
                      <w:rPr>
                        <w:i/>
                        <w:iCs/>
                        <w:noProof/>
                      </w:rPr>
                      <w:t xml:space="preserve">Acta Acustica united with Acustica, </w:t>
                    </w:r>
                    <w:r>
                      <w:rPr>
                        <w:noProof/>
                      </w:rPr>
                      <w:t xml:space="preserve">vol. 99, no. 4, pp. 537-544, 2013. </w:t>
                    </w:r>
                  </w:p>
                </w:tc>
              </w:tr>
              <w:tr w:rsidR="007861DA" w14:paraId="275B9B18" w14:textId="77777777">
                <w:trPr>
                  <w:divId w:val="1166672591"/>
                  <w:tblCellSpacing w:w="15" w:type="dxa"/>
                </w:trPr>
                <w:tc>
                  <w:tcPr>
                    <w:tcW w:w="50" w:type="pct"/>
                    <w:hideMark/>
                  </w:tcPr>
                  <w:p w14:paraId="7B140B4A" w14:textId="77777777" w:rsidR="007861DA" w:rsidRDefault="007861DA">
                    <w:pPr>
                      <w:pStyle w:val="Bibliography"/>
                      <w:rPr>
                        <w:noProof/>
                      </w:rPr>
                    </w:pPr>
                    <w:r>
                      <w:rPr>
                        <w:noProof/>
                      </w:rPr>
                      <w:t xml:space="preserve">[10] </w:t>
                    </w:r>
                  </w:p>
                </w:tc>
                <w:tc>
                  <w:tcPr>
                    <w:tcW w:w="0" w:type="auto"/>
                    <w:hideMark/>
                  </w:tcPr>
                  <w:p w14:paraId="4B0203E1" w14:textId="77777777" w:rsidR="007861DA" w:rsidRDefault="007861DA">
                    <w:pPr>
                      <w:pStyle w:val="Bibliography"/>
                      <w:rPr>
                        <w:noProof/>
                      </w:rPr>
                    </w:pPr>
                    <w:r>
                      <w:rPr>
                        <w:noProof/>
                      </w:rPr>
                      <w:t xml:space="preserve">E. A. Shumakova and M. D. Trubetskova, "Soil vibrations as a reliable recorded characteristic of," </w:t>
                    </w:r>
                    <w:r>
                      <w:rPr>
                        <w:i/>
                        <w:iCs/>
                        <w:noProof/>
                      </w:rPr>
                      <w:t xml:space="preserve">IOP Conf. Series: Earth and Environmental Science, </w:t>
                    </w:r>
                    <w:r>
                      <w:rPr>
                        <w:noProof/>
                      </w:rPr>
                      <w:t xml:space="preserve">vol. 321, no. 012024, 2019. </w:t>
                    </w:r>
                  </w:p>
                </w:tc>
              </w:tr>
              <w:tr w:rsidR="007861DA" w14:paraId="46FEC1FF" w14:textId="77777777">
                <w:trPr>
                  <w:divId w:val="1166672591"/>
                  <w:tblCellSpacing w:w="15" w:type="dxa"/>
                </w:trPr>
                <w:tc>
                  <w:tcPr>
                    <w:tcW w:w="50" w:type="pct"/>
                    <w:hideMark/>
                  </w:tcPr>
                  <w:p w14:paraId="00599EB8" w14:textId="77777777" w:rsidR="007861DA" w:rsidRDefault="007861DA">
                    <w:pPr>
                      <w:pStyle w:val="Bibliography"/>
                      <w:rPr>
                        <w:noProof/>
                      </w:rPr>
                    </w:pPr>
                    <w:r>
                      <w:rPr>
                        <w:noProof/>
                      </w:rPr>
                      <w:lastRenderedPageBreak/>
                      <w:t xml:space="preserve">[11] </w:t>
                    </w:r>
                  </w:p>
                </w:tc>
                <w:tc>
                  <w:tcPr>
                    <w:tcW w:w="0" w:type="auto"/>
                    <w:hideMark/>
                  </w:tcPr>
                  <w:p w14:paraId="092AB8C3" w14:textId="77777777" w:rsidR="007861DA" w:rsidRDefault="007861DA">
                    <w:pPr>
                      <w:pStyle w:val="Bibliography"/>
                      <w:rPr>
                        <w:noProof/>
                      </w:rPr>
                    </w:pPr>
                    <w:r>
                      <w:rPr>
                        <w:noProof/>
                      </w:rPr>
                      <w:t>B. Serralheiro-O'Neill, "Snapping Turtle," The Canadian Encyclopedia, 6 05 2021. [Online]. Available: https://www.thecanadianencyclopedia.ca/en/article/snapping-turtle. [Accessed 15 10 2022].</w:t>
                    </w:r>
                  </w:p>
                </w:tc>
              </w:tr>
              <w:tr w:rsidR="007861DA" w14:paraId="1E112CB8" w14:textId="77777777">
                <w:trPr>
                  <w:divId w:val="1166672591"/>
                  <w:tblCellSpacing w:w="15" w:type="dxa"/>
                </w:trPr>
                <w:tc>
                  <w:tcPr>
                    <w:tcW w:w="50" w:type="pct"/>
                    <w:hideMark/>
                  </w:tcPr>
                  <w:p w14:paraId="36651B7C" w14:textId="77777777" w:rsidR="007861DA" w:rsidRDefault="007861DA">
                    <w:pPr>
                      <w:pStyle w:val="Bibliography"/>
                      <w:rPr>
                        <w:noProof/>
                      </w:rPr>
                    </w:pPr>
                    <w:r>
                      <w:rPr>
                        <w:noProof/>
                      </w:rPr>
                      <w:t xml:space="preserve">[12] </w:t>
                    </w:r>
                  </w:p>
                </w:tc>
                <w:tc>
                  <w:tcPr>
                    <w:tcW w:w="0" w:type="auto"/>
                    <w:hideMark/>
                  </w:tcPr>
                  <w:p w14:paraId="5FDC3604" w14:textId="77777777" w:rsidR="007861DA" w:rsidRDefault="007861DA">
                    <w:pPr>
                      <w:pStyle w:val="Bibliography"/>
                      <w:rPr>
                        <w:noProof/>
                      </w:rPr>
                    </w:pPr>
                    <w:r>
                      <w:rPr>
                        <w:noProof/>
                      </w:rPr>
                      <w:t>A. Panwar, "C-Sharpcorner," 17 01 2022. [Online]. Available: https://www.c-sharpcorner.com/UploadFile/65fc13/types-of-database-management-systems/. [Accessed 21 10 2022].</w:t>
                    </w:r>
                  </w:p>
                </w:tc>
              </w:tr>
              <w:tr w:rsidR="007861DA" w14:paraId="3DF0D447" w14:textId="77777777">
                <w:trPr>
                  <w:divId w:val="1166672591"/>
                  <w:tblCellSpacing w:w="15" w:type="dxa"/>
                </w:trPr>
                <w:tc>
                  <w:tcPr>
                    <w:tcW w:w="50" w:type="pct"/>
                    <w:hideMark/>
                  </w:tcPr>
                  <w:p w14:paraId="13ED4C96" w14:textId="77777777" w:rsidR="007861DA" w:rsidRDefault="007861DA">
                    <w:pPr>
                      <w:pStyle w:val="Bibliography"/>
                      <w:rPr>
                        <w:noProof/>
                      </w:rPr>
                    </w:pPr>
                    <w:r>
                      <w:rPr>
                        <w:noProof/>
                      </w:rPr>
                      <w:t xml:space="preserve">[13] </w:t>
                    </w:r>
                  </w:p>
                </w:tc>
                <w:tc>
                  <w:tcPr>
                    <w:tcW w:w="0" w:type="auto"/>
                    <w:hideMark/>
                  </w:tcPr>
                  <w:p w14:paraId="119FE3BF" w14:textId="77777777" w:rsidR="007861DA" w:rsidRDefault="007861DA">
                    <w:pPr>
                      <w:pStyle w:val="Bibliography"/>
                      <w:rPr>
                        <w:noProof/>
                      </w:rPr>
                    </w:pPr>
                    <w:r>
                      <w:rPr>
                        <w:noProof/>
                      </w:rPr>
                      <w:t>MongoDB, "NoSQL vs SQL databases," 28 12 2021. [Online]. Available: https://www.mongodb.com/nosql-explained/nosql-vs-sql. [Accessed 21 10 2022].</w:t>
                    </w:r>
                  </w:p>
                </w:tc>
              </w:tr>
              <w:tr w:rsidR="007861DA" w14:paraId="312C611A" w14:textId="77777777">
                <w:trPr>
                  <w:divId w:val="1166672591"/>
                  <w:tblCellSpacing w:w="15" w:type="dxa"/>
                </w:trPr>
                <w:tc>
                  <w:tcPr>
                    <w:tcW w:w="50" w:type="pct"/>
                    <w:hideMark/>
                  </w:tcPr>
                  <w:p w14:paraId="5B0C82FB" w14:textId="77777777" w:rsidR="007861DA" w:rsidRDefault="007861DA">
                    <w:pPr>
                      <w:pStyle w:val="Bibliography"/>
                      <w:rPr>
                        <w:noProof/>
                      </w:rPr>
                    </w:pPr>
                    <w:r>
                      <w:rPr>
                        <w:noProof/>
                      </w:rPr>
                      <w:t xml:space="preserve">[14] </w:t>
                    </w:r>
                  </w:p>
                </w:tc>
                <w:tc>
                  <w:tcPr>
                    <w:tcW w:w="0" w:type="auto"/>
                    <w:hideMark/>
                  </w:tcPr>
                  <w:p w14:paraId="0A09B333" w14:textId="77777777" w:rsidR="007861DA" w:rsidRDefault="007861DA">
                    <w:pPr>
                      <w:pStyle w:val="Bibliography"/>
                      <w:rPr>
                        <w:noProof/>
                      </w:rPr>
                    </w:pPr>
                    <w:r>
                      <w:rPr>
                        <w:noProof/>
                      </w:rPr>
                      <w:t>Statista Research Department, "Ranking of the most popular relational database management systems worldwide, as of January 2022," Statista, 23 05 2022. [Online]. Available: https://www.statista.com/statistics/1131568/worldwide-popularity-ranking-relational-database-management-systems/. [Accessed 21 10 2022].</w:t>
                    </w:r>
                  </w:p>
                </w:tc>
              </w:tr>
              <w:tr w:rsidR="007861DA" w14:paraId="2C6FA44C" w14:textId="77777777">
                <w:trPr>
                  <w:divId w:val="1166672591"/>
                  <w:tblCellSpacing w:w="15" w:type="dxa"/>
                </w:trPr>
                <w:tc>
                  <w:tcPr>
                    <w:tcW w:w="50" w:type="pct"/>
                    <w:hideMark/>
                  </w:tcPr>
                  <w:p w14:paraId="0E95F76B" w14:textId="77777777" w:rsidR="007861DA" w:rsidRDefault="007861DA">
                    <w:pPr>
                      <w:pStyle w:val="Bibliography"/>
                      <w:rPr>
                        <w:noProof/>
                      </w:rPr>
                    </w:pPr>
                    <w:r>
                      <w:rPr>
                        <w:noProof/>
                      </w:rPr>
                      <w:t xml:space="preserve">[15] </w:t>
                    </w:r>
                  </w:p>
                </w:tc>
                <w:tc>
                  <w:tcPr>
                    <w:tcW w:w="0" w:type="auto"/>
                    <w:hideMark/>
                  </w:tcPr>
                  <w:p w14:paraId="2A417699" w14:textId="77777777" w:rsidR="007861DA" w:rsidRDefault="007861DA">
                    <w:pPr>
                      <w:pStyle w:val="Bibliography"/>
                      <w:rPr>
                        <w:noProof/>
                      </w:rPr>
                    </w:pPr>
                    <w:r>
                      <w:rPr>
                        <w:noProof/>
                      </w:rPr>
                      <w:t>E. S, "SQLite vs MySQL – What’s the Difference," 23 08 2022. [Online]. Available: https://www.hostinger.com/tutorials/sqlite-vs-mysql-whats-the-difference/. [Accessed 21 10 2022].</w:t>
                    </w:r>
                  </w:p>
                </w:tc>
              </w:tr>
              <w:tr w:rsidR="007861DA" w14:paraId="242323AC" w14:textId="77777777">
                <w:trPr>
                  <w:divId w:val="1166672591"/>
                  <w:tblCellSpacing w:w="15" w:type="dxa"/>
                </w:trPr>
                <w:tc>
                  <w:tcPr>
                    <w:tcW w:w="50" w:type="pct"/>
                    <w:hideMark/>
                  </w:tcPr>
                  <w:p w14:paraId="51FED3D8" w14:textId="77777777" w:rsidR="007861DA" w:rsidRDefault="007861DA">
                    <w:pPr>
                      <w:pStyle w:val="Bibliography"/>
                      <w:rPr>
                        <w:noProof/>
                      </w:rPr>
                    </w:pPr>
                    <w:r>
                      <w:rPr>
                        <w:noProof/>
                      </w:rPr>
                      <w:t xml:space="preserve">[16] </w:t>
                    </w:r>
                  </w:p>
                </w:tc>
                <w:tc>
                  <w:tcPr>
                    <w:tcW w:w="0" w:type="auto"/>
                    <w:hideMark/>
                  </w:tcPr>
                  <w:p w14:paraId="3811F650" w14:textId="77777777" w:rsidR="007861DA" w:rsidRDefault="007861DA">
                    <w:pPr>
                      <w:pStyle w:val="Bibliography"/>
                      <w:rPr>
                        <w:noProof/>
                      </w:rPr>
                    </w:pPr>
                    <w:r>
                      <w:rPr>
                        <w:noProof/>
                      </w:rPr>
                      <w:t>ActiveState, "ActiveState," 9 August 2022. [Online]. Available: https://www.activestate.com/blog/top-10-python-gui-frameworks-compared/#:~:text=1%E2%80%93PyQt5,about%20any%20kind%20of%20application..</w:t>
                    </w:r>
                  </w:p>
                </w:tc>
              </w:tr>
              <w:tr w:rsidR="007861DA" w14:paraId="0406AD8E" w14:textId="77777777">
                <w:trPr>
                  <w:divId w:val="1166672591"/>
                  <w:tblCellSpacing w:w="15" w:type="dxa"/>
                </w:trPr>
                <w:tc>
                  <w:tcPr>
                    <w:tcW w:w="50" w:type="pct"/>
                    <w:hideMark/>
                  </w:tcPr>
                  <w:p w14:paraId="731C3155" w14:textId="77777777" w:rsidR="007861DA" w:rsidRDefault="007861DA">
                    <w:pPr>
                      <w:pStyle w:val="Bibliography"/>
                      <w:rPr>
                        <w:noProof/>
                      </w:rPr>
                    </w:pPr>
                    <w:r>
                      <w:rPr>
                        <w:noProof/>
                      </w:rPr>
                      <w:t xml:space="preserve">[17] </w:t>
                    </w:r>
                  </w:p>
                </w:tc>
                <w:tc>
                  <w:tcPr>
                    <w:tcW w:w="0" w:type="auto"/>
                    <w:hideMark/>
                  </w:tcPr>
                  <w:p w14:paraId="1B9D7E65" w14:textId="77777777" w:rsidR="007861DA" w:rsidRDefault="007861DA">
                    <w:pPr>
                      <w:pStyle w:val="Bibliography"/>
                      <w:rPr>
                        <w:noProof/>
                      </w:rPr>
                    </w:pPr>
                    <w:r>
                      <w:rPr>
                        <w:noProof/>
                      </w:rPr>
                      <w:t>L. P. Ramos, "RealPython," 2021. [Online]. Available: https://realpython.com/qt-designer-python/.</w:t>
                    </w:r>
                  </w:p>
                </w:tc>
              </w:tr>
              <w:tr w:rsidR="007861DA" w14:paraId="4CE98F7B" w14:textId="77777777">
                <w:trPr>
                  <w:divId w:val="1166672591"/>
                  <w:tblCellSpacing w:w="15" w:type="dxa"/>
                </w:trPr>
                <w:tc>
                  <w:tcPr>
                    <w:tcW w:w="50" w:type="pct"/>
                    <w:hideMark/>
                  </w:tcPr>
                  <w:p w14:paraId="0F3CD14B" w14:textId="77777777" w:rsidR="007861DA" w:rsidRDefault="007861DA">
                    <w:pPr>
                      <w:pStyle w:val="Bibliography"/>
                      <w:rPr>
                        <w:noProof/>
                      </w:rPr>
                    </w:pPr>
                    <w:r>
                      <w:rPr>
                        <w:noProof/>
                      </w:rPr>
                      <w:t xml:space="preserve">[18] </w:t>
                    </w:r>
                  </w:p>
                </w:tc>
                <w:tc>
                  <w:tcPr>
                    <w:tcW w:w="0" w:type="auto"/>
                    <w:hideMark/>
                  </w:tcPr>
                  <w:p w14:paraId="2B35E045" w14:textId="77777777" w:rsidR="007861DA" w:rsidRDefault="007861DA">
                    <w:pPr>
                      <w:pStyle w:val="Bibliography"/>
                      <w:rPr>
                        <w:noProof/>
                      </w:rPr>
                    </w:pPr>
                    <w:r>
                      <w:rPr>
                        <w:noProof/>
                      </w:rPr>
                      <w:t>Polyfractal, "JWST Mirror Actuator," Thingiverse, 7 02 2022. [Online]. Available: https://www.thingiverse.com/thing:5232214. [Accessed 1 10 2022].</w:t>
                    </w:r>
                  </w:p>
                </w:tc>
              </w:tr>
              <w:tr w:rsidR="007861DA" w14:paraId="60805C47" w14:textId="77777777">
                <w:trPr>
                  <w:divId w:val="1166672591"/>
                  <w:tblCellSpacing w:w="15" w:type="dxa"/>
                </w:trPr>
                <w:tc>
                  <w:tcPr>
                    <w:tcW w:w="50" w:type="pct"/>
                    <w:hideMark/>
                  </w:tcPr>
                  <w:p w14:paraId="37324869" w14:textId="77777777" w:rsidR="007861DA" w:rsidRDefault="007861DA">
                    <w:pPr>
                      <w:pStyle w:val="Bibliography"/>
                      <w:rPr>
                        <w:noProof/>
                      </w:rPr>
                    </w:pPr>
                    <w:r>
                      <w:rPr>
                        <w:noProof/>
                      </w:rPr>
                      <w:t xml:space="preserve">[19] </w:t>
                    </w:r>
                  </w:p>
                </w:tc>
                <w:tc>
                  <w:tcPr>
                    <w:tcW w:w="0" w:type="auto"/>
                    <w:hideMark/>
                  </w:tcPr>
                  <w:p w14:paraId="1F10BF1C" w14:textId="77777777" w:rsidR="007861DA" w:rsidRDefault="007861DA">
                    <w:pPr>
                      <w:pStyle w:val="Bibliography"/>
                      <w:rPr>
                        <w:noProof/>
                      </w:rPr>
                    </w:pPr>
                    <w:r>
                      <w:rPr>
                        <w:noProof/>
                      </w:rPr>
                      <w:t xml:space="preserve">R. Warden, "Cryogenic Nano-Actuator for JWST," in </w:t>
                    </w:r>
                    <w:r>
                      <w:rPr>
                        <w:i/>
                        <w:iCs/>
                        <w:noProof/>
                      </w:rPr>
                      <w:t>Proceedings of the 38th Aerospace Mechanisms Symposium</w:t>
                    </w:r>
                    <w:r>
                      <w:rPr>
                        <w:noProof/>
                      </w:rPr>
                      <w:t xml:space="preserve">, Hampton, Virginia, 2006. </w:t>
                    </w:r>
                  </w:p>
                </w:tc>
              </w:tr>
              <w:tr w:rsidR="007861DA" w14:paraId="7A5C6BF7" w14:textId="77777777">
                <w:trPr>
                  <w:divId w:val="1166672591"/>
                  <w:tblCellSpacing w:w="15" w:type="dxa"/>
                </w:trPr>
                <w:tc>
                  <w:tcPr>
                    <w:tcW w:w="50" w:type="pct"/>
                    <w:hideMark/>
                  </w:tcPr>
                  <w:p w14:paraId="3760F818" w14:textId="77777777" w:rsidR="007861DA" w:rsidRDefault="007861DA">
                    <w:pPr>
                      <w:pStyle w:val="Bibliography"/>
                      <w:rPr>
                        <w:noProof/>
                      </w:rPr>
                    </w:pPr>
                    <w:r>
                      <w:rPr>
                        <w:noProof/>
                      </w:rPr>
                      <w:t xml:space="preserve">[20] </w:t>
                    </w:r>
                  </w:p>
                </w:tc>
                <w:tc>
                  <w:tcPr>
                    <w:tcW w:w="0" w:type="auto"/>
                    <w:hideMark/>
                  </w:tcPr>
                  <w:p w14:paraId="1E1A8491" w14:textId="77777777" w:rsidR="007861DA" w:rsidRDefault="007861DA">
                    <w:pPr>
                      <w:pStyle w:val="Bibliography"/>
                      <w:rPr>
                        <w:noProof/>
                      </w:rPr>
                    </w:pPr>
                    <w:r>
                      <w:rPr>
                        <w:noProof/>
                      </w:rPr>
                      <w:t>"Fusion 360," Autodesk, [Online]. Available: https://www.autodesk.ca/en/products/fusion-360/overview?term=1-YEAR&amp;tab=subscription. [Accessed 20 11 2022].</w:t>
                    </w:r>
                  </w:p>
                </w:tc>
              </w:tr>
              <w:tr w:rsidR="007861DA" w14:paraId="50DE88CB" w14:textId="77777777">
                <w:trPr>
                  <w:divId w:val="1166672591"/>
                  <w:tblCellSpacing w:w="15" w:type="dxa"/>
                </w:trPr>
                <w:tc>
                  <w:tcPr>
                    <w:tcW w:w="50" w:type="pct"/>
                    <w:hideMark/>
                  </w:tcPr>
                  <w:p w14:paraId="46A6D2E6" w14:textId="77777777" w:rsidR="007861DA" w:rsidRDefault="007861DA">
                    <w:pPr>
                      <w:pStyle w:val="Bibliography"/>
                      <w:rPr>
                        <w:noProof/>
                      </w:rPr>
                    </w:pPr>
                    <w:r>
                      <w:rPr>
                        <w:noProof/>
                      </w:rPr>
                      <w:t xml:space="preserve">[21] </w:t>
                    </w:r>
                  </w:p>
                </w:tc>
                <w:tc>
                  <w:tcPr>
                    <w:tcW w:w="0" w:type="auto"/>
                    <w:hideMark/>
                  </w:tcPr>
                  <w:p w14:paraId="08F59840" w14:textId="77777777" w:rsidR="007861DA" w:rsidRDefault="007861DA">
                    <w:pPr>
                      <w:pStyle w:val="Bibliography"/>
                      <w:rPr>
                        <w:noProof/>
                      </w:rPr>
                    </w:pPr>
                    <w:r>
                      <w:rPr>
                        <w:noProof/>
                      </w:rPr>
                      <w:t>A. Bottijen, "Google no longer allows username and passwords on third-party email applications," Neowin, 19 06 2022. [Online]. Available: https://www.neowin.net/news/google-no-longer-allows-username-and-passwords-on-third-party-email-applications/. [Accessed 08 12 2022].</w:t>
                    </w:r>
                  </w:p>
                </w:tc>
              </w:tr>
              <w:tr w:rsidR="007861DA" w14:paraId="431A79A8" w14:textId="77777777">
                <w:trPr>
                  <w:divId w:val="1166672591"/>
                  <w:tblCellSpacing w:w="15" w:type="dxa"/>
                </w:trPr>
                <w:tc>
                  <w:tcPr>
                    <w:tcW w:w="50" w:type="pct"/>
                    <w:hideMark/>
                  </w:tcPr>
                  <w:p w14:paraId="0432C0C5" w14:textId="77777777" w:rsidR="007861DA" w:rsidRDefault="007861DA">
                    <w:pPr>
                      <w:pStyle w:val="Bibliography"/>
                      <w:rPr>
                        <w:noProof/>
                      </w:rPr>
                    </w:pPr>
                    <w:r>
                      <w:rPr>
                        <w:noProof/>
                      </w:rPr>
                      <w:lastRenderedPageBreak/>
                      <w:t xml:space="preserve">[22] </w:t>
                    </w:r>
                  </w:p>
                </w:tc>
                <w:tc>
                  <w:tcPr>
                    <w:tcW w:w="0" w:type="auto"/>
                    <w:hideMark/>
                  </w:tcPr>
                  <w:p w14:paraId="2A1A040F" w14:textId="77777777" w:rsidR="007861DA" w:rsidRDefault="007861DA">
                    <w:pPr>
                      <w:pStyle w:val="Bibliography"/>
                      <w:rPr>
                        <w:noProof/>
                      </w:rPr>
                    </w:pPr>
                    <w:r>
                      <w:rPr>
                        <w:noProof/>
                      </w:rPr>
                      <w:t xml:space="preserve">P. He, J. González-Hurtado, T. Newson, H. Hong, M. Postmann and S. Molnar, "Field monitoring of the ground vibrations adjacent to an," </w:t>
                    </w:r>
                    <w:r>
                      <w:rPr>
                        <w:i/>
                        <w:iCs/>
                        <w:noProof/>
                      </w:rPr>
                      <w:t xml:space="preserve">Canadian Geotechnical Journal, </w:t>
                    </w:r>
                    <w:r>
                      <w:rPr>
                        <w:noProof/>
                      </w:rPr>
                      <w:t xml:space="preserve">vol. 58, no. 4, pp. 595-602, 2019. </w:t>
                    </w:r>
                  </w:p>
                </w:tc>
              </w:tr>
              <w:tr w:rsidR="007861DA" w14:paraId="6FF7B8EB" w14:textId="77777777">
                <w:trPr>
                  <w:divId w:val="1166672591"/>
                  <w:tblCellSpacing w:w="15" w:type="dxa"/>
                </w:trPr>
                <w:tc>
                  <w:tcPr>
                    <w:tcW w:w="50" w:type="pct"/>
                    <w:hideMark/>
                  </w:tcPr>
                  <w:p w14:paraId="69BA0370" w14:textId="77777777" w:rsidR="007861DA" w:rsidRDefault="007861DA">
                    <w:pPr>
                      <w:pStyle w:val="Bibliography"/>
                      <w:rPr>
                        <w:noProof/>
                      </w:rPr>
                    </w:pPr>
                    <w:r>
                      <w:rPr>
                        <w:noProof/>
                      </w:rPr>
                      <w:t xml:space="preserve">[23] </w:t>
                    </w:r>
                  </w:p>
                </w:tc>
                <w:tc>
                  <w:tcPr>
                    <w:tcW w:w="0" w:type="auto"/>
                    <w:hideMark/>
                  </w:tcPr>
                  <w:p w14:paraId="2022BEA0" w14:textId="77777777" w:rsidR="007861DA" w:rsidRDefault="007861DA">
                    <w:pPr>
                      <w:pStyle w:val="Bibliography"/>
                      <w:rPr>
                        <w:noProof/>
                      </w:rPr>
                    </w:pPr>
                    <w:r>
                      <w:rPr>
                        <w:noProof/>
                      </w:rPr>
                      <w:t>"Low frequency portable Shaker Table: 9200D," The Modal Shop, [Online]. Available: https://www.modalshop.com/industrial-vibration/products/portable-shaker-tables/9200D-low-frequency-calibrator. [Accessed 21 09 2022].</w:t>
                    </w:r>
                  </w:p>
                </w:tc>
              </w:tr>
              <w:tr w:rsidR="007861DA" w14:paraId="346F2BE0" w14:textId="77777777">
                <w:trPr>
                  <w:divId w:val="1166672591"/>
                  <w:tblCellSpacing w:w="15" w:type="dxa"/>
                </w:trPr>
                <w:tc>
                  <w:tcPr>
                    <w:tcW w:w="50" w:type="pct"/>
                    <w:hideMark/>
                  </w:tcPr>
                  <w:p w14:paraId="0D7E0370" w14:textId="77777777" w:rsidR="007861DA" w:rsidRDefault="007861DA">
                    <w:pPr>
                      <w:pStyle w:val="Bibliography"/>
                      <w:rPr>
                        <w:noProof/>
                      </w:rPr>
                    </w:pPr>
                    <w:r>
                      <w:rPr>
                        <w:noProof/>
                      </w:rPr>
                      <w:t xml:space="preserve">[24] </w:t>
                    </w:r>
                  </w:p>
                </w:tc>
                <w:tc>
                  <w:tcPr>
                    <w:tcW w:w="0" w:type="auto"/>
                    <w:hideMark/>
                  </w:tcPr>
                  <w:p w14:paraId="3656A11A" w14:textId="77777777" w:rsidR="007861DA" w:rsidRDefault="007861DA">
                    <w:pPr>
                      <w:pStyle w:val="Bibliography"/>
                      <w:rPr>
                        <w:noProof/>
                      </w:rPr>
                    </w:pPr>
                    <w:r>
                      <w:rPr>
                        <w:noProof/>
                      </w:rPr>
                      <w:t>R. Schofield, "Seismic Measurements at the Stateline Wind project," LIGO, 2002.</w:t>
                    </w:r>
                  </w:p>
                </w:tc>
              </w:tr>
              <w:tr w:rsidR="007861DA" w14:paraId="0D54D4A0" w14:textId="77777777">
                <w:trPr>
                  <w:divId w:val="1166672591"/>
                  <w:tblCellSpacing w:w="15" w:type="dxa"/>
                </w:trPr>
                <w:tc>
                  <w:tcPr>
                    <w:tcW w:w="50" w:type="pct"/>
                    <w:hideMark/>
                  </w:tcPr>
                  <w:p w14:paraId="27F30A84" w14:textId="77777777" w:rsidR="007861DA" w:rsidRDefault="007861DA">
                    <w:pPr>
                      <w:pStyle w:val="Bibliography"/>
                      <w:rPr>
                        <w:noProof/>
                      </w:rPr>
                    </w:pPr>
                    <w:r>
                      <w:rPr>
                        <w:noProof/>
                      </w:rPr>
                      <w:t xml:space="preserve">[25] </w:t>
                    </w:r>
                  </w:p>
                </w:tc>
                <w:tc>
                  <w:tcPr>
                    <w:tcW w:w="0" w:type="auto"/>
                    <w:hideMark/>
                  </w:tcPr>
                  <w:p w14:paraId="31E73123" w14:textId="77777777" w:rsidR="007861DA" w:rsidRDefault="007861DA">
                    <w:pPr>
                      <w:pStyle w:val="Bibliography"/>
                      <w:rPr>
                        <w:noProof/>
                      </w:rPr>
                    </w:pPr>
                    <w:r>
                      <w:rPr>
                        <w:noProof/>
                      </w:rPr>
                      <w:t>"DC motors and mechanisms," Precision Microdrivers, 2022. [Online]. Available: https://www.precisionmicrodrives.com/. [Accessed 1 October 2022].</w:t>
                    </w:r>
                  </w:p>
                </w:tc>
              </w:tr>
              <w:tr w:rsidR="007861DA" w14:paraId="5ED7D98C" w14:textId="77777777">
                <w:trPr>
                  <w:divId w:val="1166672591"/>
                  <w:tblCellSpacing w:w="15" w:type="dxa"/>
                </w:trPr>
                <w:tc>
                  <w:tcPr>
                    <w:tcW w:w="50" w:type="pct"/>
                    <w:hideMark/>
                  </w:tcPr>
                  <w:p w14:paraId="0A6DA77D" w14:textId="77777777" w:rsidR="007861DA" w:rsidRDefault="007861DA">
                    <w:pPr>
                      <w:pStyle w:val="Bibliography"/>
                      <w:rPr>
                        <w:noProof/>
                      </w:rPr>
                    </w:pPr>
                    <w:r>
                      <w:rPr>
                        <w:noProof/>
                      </w:rPr>
                      <w:t xml:space="preserve">[26] </w:t>
                    </w:r>
                  </w:p>
                </w:tc>
                <w:tc>
                  <w:tcPr>
                    <w:tcW w:w="0" w:type="auto"/>
                    <w:hideMark/>
                  </w:tcPr>
                  <w:p w14:paraId="2BBF2414" w14:textId="77777777" w:rsidR="007861DA" w:rsidRDefault="007861DA">
                    <w:pPr>
                      <w:pStyle w:val="Bibliography"/>
                      <w:rPr>
                        <w:noProof/>
                      </w:rPr>
                    </w:pPr>
                    <w:r>
                      <w:rPr>
                        <w:noProof/>
                      </w:rPr>
                      <w:t xml:space="preserve">U. A. Bhatti, Z. Yu, A. Hasnain, S. A. Nawaz, L. Yuan, L. Wen and M. A. Bhatti, "Evaluating the impact of roads on the diversity pattern and density of trees to improve the conservation of species," </w:t>
                    </w:r>
                    <w:r>
                      <w:rPr>
                        <w:i/>
                        <w:iCs/>
                        <w:noProof/>
                      </w:rPr>
                      <w:t xml:space="preserve">Environmental Science and Pollution Research, </w:t>
                    </w:r>
                    <w:r>
                      <w:rPr>
                        <w:noProof/>
                      </w:rPr>
                      <w:t xml:space="preserve">vol. 29, pp. 14780-14790, 2022. </w:t>
                    </w:r>
                  </w:p>
                </w:tc>
              </w:tr>
            </w:tbl>
            <w:p w14:paraId="19C1B83D" w14:textId="77777777" w:rsidR="007861DA" w:rsidRDefault="007861DA">
              <w:pPr>
                <w:divId w:val="1166672591"/>
                <w:rPr>
                  <w:rFonts w:eastAsia="Times New Roman"/>
                  <w:noProof/>
                </w:rPr>
              </w:pPr>
            </w:p>
            <w:p w14:paraId="0249CD18" w14:textId="69072022" w:rsidR="00755F1E" w:rsidRPr="00663885" w:rsidRDefault="00755F1E" w:rsidP="003053F6">
              <w:pPr>
                <w:jc w:val="left"/>
              </w:pPr>
              <w:r w:rsidRPr="60B8C571">
                <w:rPr>
                  <w:b/>
                  <w:bCs/>
                  <w:noProof/>
                </w:rPr>
                <w:fldChar w:fldCharType="end"/>
              </w:r>
            </w:p>
          </w:sdtContent>
        </w:sdt>
      </w:sdtContent>
    </w:sdt>
    <w:p w14:paraId="644DD0F5" w14:textId="1BCB75A4" w:rsidR="00755F1E" w:rsidRDefault="006114D7" w:rsidP="006114D7">
      <w:pPr>
        <w:pStyle w:val="Heading1"/>
        <w:numPr>
          <w:ilvl w:val="0"/>
          <w:numId w:val="0"/>
        </w:numPr>
      </w:pPr>
      <w:bookmarkStart w:id="192" w:name="_Toc119591506"/>
      <w:bookmarkStart w:id="193" w:name="_Toc121256179"/>
      <w:r>
        <w:t>Appendix 1:</w:t>
      </w:r>
      <w:bookmarkEnd w:id="192"/>
      <w:r>
        <w:t xml:space="preserve"> Relevant Courses</w:t>
      </w:r>
      <w:bookmarkEnd w:id="193"/>
    </w:p>
    <w:p w14:paraId="3F1EB01F" w14:textId="744EAFD1" w:rsidR="00755F1E" w:rsidRDefault="00755F1E" w:rsidP="0050368C">
      <w:r>
        <w:t xml:space="preserve">The team has collectively taken many different courses relevant to the project. For reference, the course codes and course titles </w:t>
      </w:r>
      <w:r w:rsidR="000532BE">
        <w:t xml:space="preserve">mentioned throughout the document </w:t>
      </w:r>
      <w:r>
        <w:t>will be outlined here:</w:t>
      </w:r>
    </w:p>
    <w:p w14:paraId="175766F0" w14:textId="0127ADEF" w:rsidR="00755F1E" w:rsidRDefault="00755F1E" w:rsidP="0050368C">
      <w:pPr>
        <w:pStyle w:val="Caption"/>
      </w:pPr>
      <w:r>
        <w:t xml:space="preserve">Table </w:t>
      </w:r>
      <w:r>
        <w:fldChar w:fldCharType="begin"/>
      </w:r>
      <w:r>
        <w:instrText>SEQ Table \* ARABIC</w:instrText>
      </w:r>
      <w:r>
        <w:fldChar w:fldCharType="separate"/>
      </w:r>
      <w:r w:rsidR="00097D61">
        <w:rPr>
          <w:noProof/>
        </w:rPr>
        <w:t>11</w:t>
      </w:r>
      <w:r>
        <w:fldChar w:fldCharType="end"/>
      </w:r>
      <w:r>
        <w:t xml:space="preserve"> - Cumulative relevant courses for required knowledge and experience.</w:t>
      </w:r>
    </w:p>
    <w:tbl>
      <w:tblPr>
        <w:tblStyle w:val="GridTable4-Accent1"/>
        <w:tblW w:w="0" w:type="auto"/>
        <w:tblLook w:val="04A0" w:firstRow="1" w:lastRow="0" w:firstColumn="1" w:lastColumn="0" w:noHBand="0" w:noVBand="1"/>
      </w:tblPr>
      <w:tblGrid>
        <w:gridCol w:w="1615"/>
        <w:gridCol w:w="7735"/>
      </w:tblGrid>
      <w:tr w:rsidR="00755F1E" w14:paraId="7C9E910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F14B838" w14:textId="77777777" w:rsidR="00755F1E" w:rsidRDefault="00755F1E" w:rsidP="0050368C">
            <w:r>
              <w:t>Course Codes</w:t>
            </w:r>
          </w:p>
        </w:tc>
        <w:tc>
          <w:tcPr>
            <w:tcW w:w="7735" w:type="dxa"/>
          </w:tcPr>
          <w:p w14:paraId="28EBE435" w14:textId="77777777" w:rsidR="00755F1E" w:rsidRDefault="00755F1E" w:rsidP="0050368C">
            <w:pPr>
              <w:cnfStyle w:val="100000000000" w:firstRow="1" w:lastRow="0" w:firstColumn="0" w:lastColumn="0" w:oddVBand="0" w:evenVBand="0" w:oddHBand="0" w:evenHBand="0" w:firstRowFirstColumn="0" w:firstRowLastColumn="0" w:lastRowFirstColumn="0" w:lastRowLastColumn="0"/>
            </w:pPr>
            <w:r>
              <w:t>Title</w:t>
            </w:r>
          </w:p>
        </w:tc>
      </w:tr>
      <w:tr w:rsidR="00755F1E" w14:paraId="0653F0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A2DC5B4" w14:textId="77777777" w:rsidR="00755F1E" w:rsidRDefault="00755F1E" w:rsidP="0050368C">
            <w:r>
              <w:t>ECOR 1010</w:t>
            </w:r>
          </w:p>
        </w:tc>
        <w:tc>
          <w:tcPr>
            <w:tcW w:w="7735" w:type="dxa"/>
          </w:tcPr>
          <w:p w14:paraId="79066B6B"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Introduction To Engineering</w:t>
            </w:r>
          </w:p>
        </w:tc>
      </w:tr>
      <w:tr w:rsidR="00323741" w14:paraId="4E8F5298" w14:textId="77777777">
        <w:tc>
          <w:tcPr>
            <w:cnfStyle w:val="001000000000" w:firstRow="0" w:lastRow="0" w:firstColumn="1" w:lastColumn="0" w:oddVBand="0" w:evenVBand="0" w:oddHBand="0" w:evenHBand="0" w:firstRowFirstColumn="0" w:firstRowLastColumn="0" w:lastRowFirstColumn="0" w:lastRowLastColumn="0"/>
            <w:tcW w:w="1615" w:type="dxa"/>
          </w:tcPr>
          <w:p w14:paraId="43AE8C00" w14:textId="45A57487" w:rsidR="00323741" w:rsidRDefault="00323741" w:rsidP="0050368C">
            <w:r>
              <w:t>ECOR 1101</w:t>
            </w:r>
          </w:p>
        </w:tc>
        <w:tc>
          <w:tcPr>
            <w:tcW w:w="7735" w:type="dxa"/>
          </w:tcPr>
          <w:p w14:paraId="1A3DC3DA" w14:textId="04E4418A" w:rsidR="00323741" w:rsidRDefault="00323741" w:rsidP="0050368C">
            <w:pPr>
              <w:cnfStyle w:val="000000000000" w:firstRow="0" w:lastRow="0" w:firstColumn="0" w:lastColumn="0" w:oddVBand="0" w:evenVBand="0" w:oddHBand="0" w:evenHBand="0" w:firstRowFirstColumn="0" w:firstRowLastColumn="0" w:lastRowFirstColumn="0" w:lastRowLastColumn="0"/>
            </w:pPr>
            <w:r>
              <w:t>Mechanics</w:t>
            </w:r>
            <w:r w:rsidR="000B154C">
              <w:t xml:space="preserve"> I</w:t>
            </w:r>
          </w:p>
        </w:tc>
      </w:tr>
      <w:tr w:rsidR="00755F1E" w14:paraId="069D77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D4583DA" w14:textId="77777777" w:rsidR="00755F1E" w:rsidRDefault="00755F1E" w:rsidP="0050368C">
            <w:r>
              <w:t>SYSC 2004</w:t>
            </w:r>
          </w:p>
        </w:tc>
        <w:tc>
          <w:tcPr>
            <w:tcW w:w="7735" w:type="dxa"/>
          </w:tcPr>
          <w:p w14:paraId="4EE01BF5"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Object Oriented Software Development</w:t>
            </w:r>
          </w:p>
        </w:tc>
      </w:tr>
      <w:tr w:rsidR="00755F1E" w14:paraId="0791F9AE" w14:textId="77777777">
        <w:tc>
          <w:tcPr>
            <w:cnfStyle w:val="001000000000" w:firstRow="0" w:lastRow="0" w:firstColumn="1" w:lastColumn="0" w:oddVBand="0" w:evenVBand="0" w:oddHBand="0" w:evenHBand="0" w:firstRowFirstColumn="0" w:firstRowLastColumn="0" w:lastRowFirstColumn="0" w:lastRowLastColumn="0"/>
            <w:tcW w:w="1615" w:type="dxa"/>
          </w:tcPr>
          <w:p w14:paraId="61EDCB0C" w14:textId="77777777" w:rsidR="00755F1E" w:rsidRDefault="00755F1E" w:rsidP="0050368C">
            <w:r>
              <w:t>SYSC 3600</w:t>
            </w:r>
          </w:p>
        </w:tc>
        <w:tc>
          <w:tcPr>
            <w:tcW w:w="7735" w:type="dxa"/>
          </w:tcPr>
          <w:p w14:paraId="7A937F92"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Systems and Simulation</w:t>
            </w:r>
          </w:p>
        </w:tc>
      </w:tr>
      <w:tr w:rsidR="00755F1E" w14:paraId="01F668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6244295" w14:textId="77777777" w:rsidR="00755F1E" w:rsidRDefault="00755F1E" w:rsidP="0050368C">
            <w:r>
              <w:t>SYSC 3010</w:t>
            </w:r>
          </w:p>
        </w:tc>
        <w:tc>
          <w:tcPr>
            <w:tcW w:w="7735" w:type="dxa"/>
          </w:tcPr>
          <w:p w14:paraId="381B14B6"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Computer Systems Development Project</w:t>
            </w:r>
          </w:p>
        </w:tc>
      </w:tr>
      <w:tr w:rsidR="00755F1E" w14:paraId="6F1C9956" w14:textId="77777777">
        <w:tc>
          <w:tcPr>
            <w:cnfStyle w:val="001000000000" w:firstRow="0" w:lastRow="0" w:firstColumn="1" w:lastColumn="0" w:oddVBand="0" w:evenVBand="0" w:oddHBand="0" w:evenHBand="0" w:firstRowFirstColumn="0" w:firstRowLastColumn="0" w:lastRowFirstColumn="0" w:lastRowLastColumn="0"/>
            <w:tcW w:w="1615" w:type="dxa"/>
          </w:tcPr>
          <w:p w14:paraId="6500B8B1" w14:textId="77777777" w:rsidR="00755F1E" w:rsidRDefault="00755F1E" w:rsidP="0050368C">
            <w:r>
              <w:t>SYSC 3020</w:t>
            </w:r>
          </w:p>
        </w:tc>
        <w:tc>
          <w:tcPr>
            <w:tcW w:w="7735" w:type="dxa"/>
          </w:tcPr>
          <w:p w14:paraId="67BA3F55"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Introduction to Software Engineering</w:t>
            </w:r>
          </w:p>
        </w:tc>
      </w:tr>
      <w:tr w:rsidR="00755F1E" w14:paraId="234791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73362F1" w14:textId="77777777" w:rsidR="00755F1E" w:rsidRDefault="00755F1E" w:rsidP="0050368C">
            <w:r>
              <w:t>SYSC 4805</w:t>
            </w:r>
          </w:p>
        </w:tc>
        <w:tc>
          <w:tcPr>
            <w:tcW w:w="7735" w:type="dxa"/>
          </w:tcPr>
          <w:p w14:paraId="49678434"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Computer Systems Design Lab</w:t>
            </w:r>
          </w:p>
        </w:tc>
      </w:tr>
      <w:tr w:rsidR="00755F1E" w14:paraId="694D2C65" w14:textId="77777777">
        <w:tc>
          <w:tcPr>
            <w:cnfStyle w:val="001000000000" w:firstRow="0" w:lastRow="0" w:firstColumn="1" w:lastColumn="0" w:oddVBand="0" w:evenVBand="0" w:oddHBand="0" w:evenHBand="0" w:firstRowFirstColumn="0" w:firstRowLastColumn="0" w:lastRowFirstColumn="0" w:lastRowLastColumn="0"/>
            <w:tcW w:w="1615" w:type="dxa"/>
          </w:tcPr>
          <w:p w14:paraId="0BAFBBA3" w14:textId="77777777" w:rsidR="00755F1E" w:rsidRDefault="00755F1E" w:rsidP="0050368C">
            <w:r>
              <w:t>SYSC 4505</w:t>
            </w:r>
          </w:p>
        </w:tc>
        <w:tc>
          <w:tcPr>
            <w:tcW w:w="7735" w:type="dxa"/>
          </w:tcPr>
          <w:p w14:paraId="6FBE0EDD" w14:textId="20EC73D7" w:rsidR="00755F1E" w:rsidRDefault="00755F1E" w:rsidP="0050368C">
            <w:pPr>
              <w:cnfStyle w:val="000000000000" w:firstRow="0" w:lastRow="0" w:firstColumn="0" w:lastColumn="0" w:oddVBand="0" w:evenVBand="0" w:oddHBand="0" w:evenHBand="0" w:firstRowFirstColumn="0" w:firstRowLastColumn="0" w:lastRowFirstColumn="0" w:lastRowLastColumn="0"/>
            </w:pPr>
            <w:r>
              <w:t>Automatic Control System</w:t>
            </w:r>
            <w:r w:rsidR="005C3F0A">
              <w:t>s</w:t>
            </w:r>
            <w:r>
              <w:t xml:space="preserve"> I</w:t>
            </w:r>
          </w:p>
        </w:tc>
      </w:tr>
      <w:tr w:rsidR="00755F1E" w14:paraId="5ECC7E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0ACFF20" w14:textId="77777777" w:rsidR="00755F1E" w:rsidRDefault="00755F1E" w:rsidP="0050368C">
            <w:r>
              <w:t>ELEC 2501</w:t>
            </w:r>
          </w:p>
        </w:tc>
        <w:tc>
          <w:tcPr>
            <w:tcW w:w="7735" w:type="dxa"/>
          </w:tcPr>
          <w:p w14:paraId="17C43FB3"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Circuits and Signals</w:t>
            </w:r>
          </w:p>
        </w:tc>
      </w:tr>
      <w:tr w:rsidR="00755F1E" w14:paraId="6B98EAAD" w14:textId="77777777">
        <w:tc>
          <w:tcPr>
            <w:cnfStyle w:val="001000000000" w:firstRow="0" w:lastRow="0" w:firstColumn="1" w:lastColumn="0" w:oddVBand="0" w:evenVBand="0" w:oddHBand="0" w:evenHBand="0" w:firstRowFirstColumn="0" w:firstRowLastColumn="0" w:lastRowFirstColumn="0" w:lastRowLastColumn="0"/>
            <w:tcW w:w="1615" w:type="dxa"/>
          </w:tcPr>
          <w:p w14:paraId="660BE819" w14:textId="77777777" w:rsidR="00755F1E" w:rsidRDefault="00755F1E" w:rsidP="0050368C">
            <w:r>
              <w:t>ELEC 2507</w:t>
            </w:r>
          </w:p>
        </w:tc>
        <w:tc>
          <w:tcPr>
            <w:tcW w:w="7735" w:type="dxa"/>
          </w:tcPr>
          <w:p w14:paraId="71D3F633"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Electronics I</w:t>
            </w:r>
          </w:p>
        </w:tc>
      </w:tr>
      <w:tr w:rsidR="00755F1E" w14:paraId="384C83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46FDB44" w14:textId="77777777" w:rsidR="00755F1E" w:rsidRDefault="00755F1E" w:rsidP="0050368C">
            <w:r>
              <w:t>ELEC 3105</w:t>
            </w:r>
          </w:p>
        </w:tc>
        <w:tc>
          <w:tcPr>
            <w:tcW w:w="7735" w:type="dxa"/>
          </w:tcPr>
          <w:p w14:paraId="323BB99D" w14:textId="50ED1DE8" w:rsidR="00755F1E" w:rsidRDefault="00755F1E" w:rsidP="0050368C">
            <w:pPr>
              <w:cnfStyle w:val="000000100000" w:firstRow="0" w:lastRow="0" w:firstColumn="0" w:lastColumn="0" w:oddVBand="0" w:evenVBand="0" w:oddHBand="1" w:evenHBand="0" w:firstRowFirstColumn="0" w:firstRowLastColumn="0" w:lastRowFirstColumn="0" w:lastRowLastColumn="0"/>
            </w:pPr>
            <w:r>
              <w:t>Basic EM and Power Engineering (</w:t>
            </w:r>
            <w:r w:rsidR="00483BA3">
              <w:t>previous</w:t>
            </w:r>
            <w:r w:rsidR="007245C0">
              <w:t>ly</w:t>
            </w:r>
            <w:r>
              <w:t>), Electromagnetic Fields (</w:t>
            </w:r>
            <w:r w:rsidR="007245C0">
              <w:t>c</w:t>
            </w:r>
            <w:r>
              <w:t>urrent)</w:t>
            </w:r>
          </w:p>
        </w:tc>
      </w:tr>
      <w:tr w:rsidR="00755F1E" w14:paraId="318BA81C" w14:textId="77777777">
        <w:tc>
          <w:tcPr>
            <w:cnfStyle w:val="001000000000" w:firstRow="0" w:lastRow="0" w:firstColumn="1" w:lastColumn="0" w:oddVBand="0" w:evenVBand="0" w:oddHBand="0" w:evenHBand="0" w:firstRowFirstColumn="0" w:firstRowLastColumn="0" w:lastRowFirstColumn="0" w:lastRowLastColumn="0"/>
            <w:tcW w:w="1615" w:type="dxa"/>
          </w:tcPr>
          <w:p w14:paraId="6A69C336" w14:textId="77777777" w:rsidR="00755F1E" w:rsidRDefault="00755F1E" w:rsidP="0050368C">
            <w:r>
              <w:t>ELEC 3907</w:t>
            </w:r>
          </w:p>
        </w:tc>
        <w:tc>
          <w:tcPr>
            <w:tcW w:w="7735" w:type="dxa"/>
          </w:tcPr>
          <w:p w14:paraId="7672EA19"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Engineering Project</w:t>
            </w:r>
          </w:p>
        </w:tc>
      </w:tr>
      <w:tr w:rsidR="00755F1E" w14:paraId="52312F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5BD0AB8" w14:textId="77777777" w:rsidR="00755F1E" w:rsidRDefault="00755F1E" w:rsidP="0050368C">
            <w:r>
              <w:t>ELEC 3509</w:t>
            </w:r>
          </w:p>
        </w:tc>
        <w:tc>
          <w:tcPr>
            <w:tcW w:w="7735" w:type="dxa"/>
          </w:tcPr>
          <w:p w14:paraId="505118CC"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Electronics II</w:t>
            </w:r>
          </w:p>
        </w:tc>
      </w:tr>
      <w:tr w:rsidR="00755F1E" w14:paraId="639B4762" w14:textId="77777777">
        <w:tc>
          <w:tcPr>
            <w:cnfStyle w:val="001000000000" w:firstRow="0" w:lastRow="0" w:firstColumn="1" w:lastColumn="0" w:oddVBand="0" w:evenVBand="0" w:oddHBand="0" w:evenHBand="0" w:firstRowFirstColumn="0" w:firstRowLastColumn="0" w:lastRowFirstColumn="0" w:lastRowLastColumn="0"/>
            <w:tcW w:w="1615" w:type="dxa"/>
          </w:tcPr>
          <w:p w14:paraId="44031E84" w14:textId="77777777" w:rsidR="00755F1E" w:rsidRDefault="00755F1E" w:rsidP="0050368C">
            <w:r>
              <w:lastRenderedPageBreak/>
              <w:t>CCDP 2100</w:t>
            </w:r>
          </w:p>
        </w:tc>
        <w:tc>
          <w:tcPr>
            <w:tcW w:w="7735" w:type="dxa"/>
          </w:tcPr>
          <w:p w14:paraId="46B68864"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Communication Skills for Engineering</w:t>
            </w:r>
          </w:p>
        </w:tc>
      </w:tr>
      <w:tr w:rsidR="00755F1E" w14:paraId="67E293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70E5963" w14:textId="77777777" w:rsidR="00755F1E" w:rsidRDefault="00755F1E" w:rsidP="0050368C">
            <w:r>
              <w:t>ECOR 4995</w:t>
            </w:r>
          </w:p>
        </w:tc>
        <w:tc>
          <w:tcPr>
            <w:tcW w:w="7735" w:type="dxa"/>
          </w:tcPr>
          <w:p w14:paraId="5C87FC30"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Professional Practice</w:t>
            </w:r>
          </w:p>
        </w:tc>
      </w:tr>
    </w:tbl>
    <w:p w14:paraId="7A3CD730" w14:textId="77777777" w:rsidR="00755F1E" w:rsidRPr="00BE5D53" w:rsidRDefault="00755F1E" w:rsidP="0050368C"/>
    <w:p w14:paraId="09E56471" w14:textId="77777777" w:rsidR="00C04B08" w:rsidRDefault="008A2318" w:rsidP="008A2318">
      <w:pPr>
        <w:pStyle w:val="Heading1"/>
        <w:numPr>
          <w:ilvl w:val="0"/>
          <w:numId w:val="0"/>
        </w:numPr>
        <w:ind w:left="360" w:hanging="360"/>
      </w:pPr>
      <w:bookmarkStart w:id="194" w:name="_Toc121256180"/>
      <w:r>
        <w:t>Appendix</w:t>
      </w:r>
      <w:r w:rsidR="005D4E2E">
        <w:t xml:space="preserve"> 2: </w:t>
      </w:r>
      <w:r w:rsidR="00C04B08">
        <w:t>Additional</w:t>
      </w:r>
      <w:r w:rsidR="005D4E2E">
        <w:t xml:space="preserve"> Diagrams</w:t>
      </w:r>
      <w:bookmarkEnd w:id="194"/>
    </w:p>
    <w:p w14:paraId="404AFA59" w14:textId="77777777" w:rsidR="00C04B08" w:rsidRDefault="00C04B08" w:rsidP="00C04B08">
      <w:pPr>
        <w:rPr>
          <w:b/>
          <w:bCs/>
          <w:sz w:val="28"/>
        </w:rPr>
      </w:pPr>
      <w:r w:rsidRPr="3A4EB3CD">
        <w:rPr>
          <w:b/>
          <w:bCs/>
          <w:sz w:val="28"/>
        </w:rPr>
        <w:t>Database:</w:t>
      </w:r>
    </w:p>
    <w:p w14:paraId="1773041F" w14:textId="77777777" w:rsidR="00C04B08" w:rsidRDefault="00C04B08" w:rsidP="00C04B08">
      <w:r>
        <w:t>The figure below illustrates the database schema presented in the initial proposal.</w:t>
      </w:r>
    </w:p>
    <w:p w14:paraId="3271E04B" w14:textId="77777777" w:rsidR="00C04B08" w:rsidRDefault="00C04B08" w:rsidP="00C04B08">
      <w:r>
        <w:rPr>
          <w:noProof/>
        </w:rPr>
        <w:drawing>
          <wp:inline distT="0" distB="0" distL="0" distR="0" wp14:anchorId="5522CBBB" wp14:editId="32EEA837">
            <wp:extent cx="3562350" cy="1647825"/>
            <wp:effectExtent l="0" t="0" r="0" b="0"/>
            <wp:docPr id="1648036965" name="Picture 16480369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6965" name="Picture 164803696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62350" cy="1647825"/>
                    </a:xfrm>
                    <a:prstGeom prst="rect">
                      <a:avLst/>
                    </a:prstGeom>
                  </pic:spPr>
                </pic:pic>
              </a:graphicData>
            </a:graphic>
          </wp:inline>
        </w:drawing>
      </w:r>
    </w:p>
    <w:p w14:paraId="55B67E94" w14:textId="77777777" w:rsidR="00C04B08" w:rsidRDefault="00C04B08" w:rsidP="00C04B08">
      <w:pPr>
        <w:rPr>
          <w:i/>
          <w:iCs/>
          <w:sz w:val="16"/>
          <w:szCs w:val="16"/>
        </w:rPr>
      </w:pPr>
      <w:r w:rsidRPr="4549783E">
        <w:rPr>
          <w:i/>
          <w:iCs/>
          <w:sz w:val="16"/>
          <w:szCs w:val="16"/>
        </w:rPr>
        <w:t>Figure 8. Database schema from the proposal.</w:t>
      </w:r>
    </w:p>
    <w:p w14:paraId="3AAEC53C" w14:textId="6A924EC9" w:rsidR="009707F9" w:rsidRDefault="009707F9" w:rsidP="00C04B08">
      <w:pPr>
        <w:pStyle w:val="Heading1"/>
        <w:numPr>
          <w:ilvl w:val="0"/>
          <w:numId w:val="0"/>
        </w:numPr>
      </w:pPr>
      <w:r>
        <w:br w:type="page"/>
      </w:r>
    </w:p>
    <w:p w14:paraId="7231427F" w14:textId="6E347E7A" w:rsidR="009707F9" w:rsidRDefault="4A74C4FD" w:rsidP="4549783E">
      <w:pPr>
        <w:pStyle w:val="Heading1"/>
        <w:numPr>
          <w:ilvl w:val="0"/>
          <w:numId w:val="0"/>
        </w:numPr>
      </w:pPr>
      <w:bookmarkStart w:id="195" w:name="_Toc121256181"/>
      <w:r>
        <w:lastRenderedPageBreak/>
        <w:t xml:space="preserve">Appendix </w:t>
      </w:r>
      <w:r w:rsidR="00F05035">
        <w:t>3</w:t>
      </w:r>
      <w:r>
        <w:t xml:space="preserve">: </w:t>
      </w:r>
      <w:commentRangeStart w:id="196"/>
      <w:r w:rsidRPr="00F05035">
        <w:rPr>
          <w:highlight w:val="yellow"/>
        </w:rPr>
        <w:t>Proposal</w:t>
      </w:r>
      <w:commentRangeEnd w:id="196"/>
      <w:r w:rsidR="00F05035" w:rsidRPr="00F05035">
        <w:rPr>
          <w:rStyle w:val="CommentReference"/>
          <w:rFonts w:eastAsiaTheme="minorHAnsi" w:cstheme="minorBidi"/>
          <w:bCs w:val="0"/>
          <w:color w:val="auto"/>
          <w:highlight w:val="yellow"/>
          <w:lang w:val="en-CA"/>
        </w:rPr>
        <w:commentReference w:id="196"/>
      </w:r>
      <w:bookmarkEnd w:id="195"/>
    </w:p>
    <w:p w14:paraId="3FAC1992" w14:textId="15130AC0" w:rsidR="009707F9" w:rsidRDefault="009707F9" w:rsidP="4549783E"/>
    <w:p w14:paraId="6D426C90" w14:textId="1D707C0C" w:rsidR="009707F9" w:rsidRDefault="009707F9" w:rsidP="4549783E"/>
    <w:p w14:paraId="19976259" w14:textId="045A4E6C" w:rsidR="009707F9" w:rsidRDefault="009707F9" w:rsidP="4549783E"/>
    <w:p w14:paraId="77E71D47" w14:textId="1C8B1FD5" w:rsidR="009707F9" w:rsidRDefault="009707F9" w:rsidP="0050368C"/>
    <w:sectPr w:rsidR="009707F9">
      <w:footerReference w:type="default" r:id="rId4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eia Copeland" w:date="2022-12-05T14:04:00Z" w:initials="MC">
    <w:p w14:paraId="49F8EFD4" w14:textId="77777777" w:rsidR="000934A3" w:rsidRDefault="000934A3" w:rsidP="00EF3011">
      <w:pPr>
        <w:pStyle w:val="CommentText"/>
        <w:jc w:val="left"/>
      </w:pPr>
      <w:r>
        <w:rPr>
          <w:rStyle w:val="CommentReference"/>
        </w:rPr>
        <w:annotationRef/>
      </w:r>
      <w:r>
        <w:t>New title</w:t>
      </w:r>
    </w:p>
  </w:comment>
  <w:comment w:id="7" w:author="Meia Copeland" w:date="2022-12-05T14:04:00Z" w:initials="MC">
    <w:p w14:paraId="6B4E8C2C" w14:textId="77777777" w:rsidR="000934A3" w:rsidRDefault="000934A3" w:rsidP="00BF69AD">
      <w:pPr>
        <w:pStyle w:val="CommentText"/>
        <w:jc w:val="left"/>
      </w:pPr>
      <w:r>
        <w:rPr>
          <w:rStyle w:val="CommentReference"/>
        </w:rPr>
        <w:annotationRef/>
      </w:r>
      <w:r>
        <w:t>New logo!</w:t>
      </w:r>
      <w:r>
        <w:rPr>
          <w:rStyle w:val="CommentReference"/>
        </w:rPr>
        <w:annotationRef/>
      </w:r>
    </w:p>
  </w:comment>
  <w:comment w:id="8" w:author="Meia Copeland" w:date="2022-10-16T21:04:00Z" w:initials="MP">
    <w:p w14:paraId="49B77BBC" w14:textId="22744BCC" w:rsidR="00755F1E" w:rsidRDefault="00755F1E" w:rsidP="0050368C">
      <w:pPr>
        <w:pStyle w:val="CommentText"/>
      </w:pPr>
      <w:r>
        <w:rPr>
          <w:rStyle w:val="CommentReference"/>
        </w:rPr>
        <w:annotationRef/>
      </w:r>
      <w:r>
        <w:fldChar w:fldCharType="begin"/>
      </w:r>
      <w:r>
        <w:instrText xml:space="preserve"> HYPERLINK "mailto:RanishkaFernando@cmail.carleton.ca" </w:instrText>
      </w:r>
      <w:bookmarkStart w:id="9" w:name="_@_3F7ED81FD97C455B9AB39B17A91BBCD2Z"/>
      <w:r>
        <w:fldChar w:fldCharType="separate"/>
      </w:r>
      <w:bookmarkEnd w:id="9"/>
      <w:r w:rsidRPr="003A7E07">
        <w:rPr>
          <w:rStyle w:val="Mention"/>
          <w:noProof/>
        </w:rPr>
        <w:t>@Ranishka Fernando</w:t>
      </w:r>
      <w:r>
        <w:fldChar w:fldCharType="end"/>
      </w:r>
      <w:r>
        <w:t xml:space="preserve"> please add student number</w:t>
      </w:r>
    </w:p>
  </w:comment>
  <w:comment w:id="4" w:author="Meia Copeland" w:date="2022-12-05T14:05:00Z" w:initials="MC">
    <w:p w14:paraId="1B5A9E07" w14:textId="77777777" w:rsidR="00565A31" w:rsidRDefault="00565A31" w:rsidP="00EF3011">
      <w:pPr>
        <w:pStyle w:val="CommentText"/>
        <w:jc w:val="left"/>
      </w:pPr>
      <w:r>
        <w:rPr>
          <w:rStyle w:val="CommentReference"/>
        </w:rPr>
        <w:annotationRef/>
      </w:r>
      <w:r>
        <w:t>See final report chapter summary to understand chapters required here</w:t>
      </w:r>
    </w:p>
  </w:comment>
  <w:comment w:id="5" w:author="Meia Copeland" w:date="2022-12-05T14:14:00Z" w:initials="MC">
    <w:p w14:paraId="36AF3856" w14:textId="77777777" w:rsidR="00C02C24" w:rsidRDefault="00C02C24" w:rsidP="00EF3011">
      <w:pPr>
        <w:pStyle w:val="CommentText"/>
        <w:jc w:val="left"/>
      </w:pPr>
      <w:r>
        <w:rPr>
          <w:rStyle w:val="CommentReference"/>
        </w:rPr>
        <w:annotationRef/>
      </w:r>
      <w:r>
        <w:t>After chapter 2, chapters are more free-form (however we want to do them)</w:t>
      </w:r>
    </w:p>
  </w:comment>
  <w:comment w:id="11" w:author="Yuu Ono" w:date="2022-12-08T08:25:00Z" w:initials="YO">
    <w:p w14:paraId="0A01E355" w14:textId="77777777" w:rsidR="00692AED" w:rsidRDefault="00C72543" w:rsidP="00AC69EA">
      <w:pPr>
        <w:pStyle w:val="CommentText"/>
        <w:jc w:val="left"/>
      </w:pPr>
      <w:r>
        <w:rPr>
          <w:rStyle w:val="CommentReference"/>
        </w:rPr>
        <w:annotationRef/>
      </w:r>
      <w:r w:rsidR="00692AED">
        <w:t>Not sure what you mean by "research". It is too vague. Research on what?  Is it literature review?</w:t>
      </w:r>
    </w:p>
  </w:comment>
  <w:comment w:id="12" w:author="Meia Copeland" w:date="2022-12-05T14:08:00Z" w:initials="MC">
    <w:p w14:paraId="5AD45741" w14:textId="7614F76C" w:rsidR="006D590D" w:rsidRDefault="006D590D" w:rsidP="00EF3011">
      <w:pPr>
        <w:pStyle w:val="CommentText"/>
        <w:jc w:val="left"/>
      </w:pPr>
      <w:r>
        <w:rPr>
          <w:rStyle w:val="CommentReference"/>
        </w:rPr>
        <w:annotationRef/>
      </w:r>
      <w:r>
        <w:t>Include Appendix 2: Proposal</w:t>
      </w:r>
    </w:p>
  </w:comment>
  <w:comment w:id="13" w:author="Shawaiz  Khan" w:date="2022-12-06T17:53:00Z" w:initials="SK">
    <w:p w14:paraId="6B92C0E8" w14:textId="1FC786AD" w:rsidR="765A9882" w:rsidRDefault="765A9882">
      <w:pPr>
        <w:pStyle w:val="CommentText"/>
      </w:pPr>
      <w:r>
        <w:t xml:space="preserve">Created. But not updated in ToC. </w:t>
      </w:r>
      <w:r>
        <w:rPr>
          <w:rStyle w:val="CommentReference"/>
        </w:rPr>
        <w:annotationRef/>
      </w:r>
    </w:p>
  </w:comment>
  <w:comment w:id="24" w:author="Meia Copeland" w:date="2022-12-06T21:25:00Z" w:initials="MC">
    <w:p w14:paraId="03293286" w14:textId="77777777" w:rsidR="00220B95" w:rsidRDefault="00220B95" w:rsidP="00EF3011">
      <w:pPr>
        <w:pStyle w:val="CommentText"/>
        <w:jc w:val="left"/>
      </w:pPr>
      <w:r>
        <w:rPr>
          <w:rStyle w:val="CommentReference"/>
        </w:rPr>
        <w:annotationRef/>
      </w:r>
      <w:r>
        <w:t>This could definitely be better….</w:t>
      </w:r>
    </w:p>
  </w:comment>
  <w:comment w:id="26" w:author="Yuu Ono" w:date="2022-12-08T08:35:00Z" w:initials="YO">
    <w:p w14:paraId="3FA3F2DD" w14:textId="77777777" w:rsidR="003E506A" w:rsidRDefault="003E506A" w:rsidP="00FC6874">
      <w:pPr>
        <w:pStyle w:val="CommentText"/>
        <w:jc w:val="left"/>
      </w:pPr>
      <w:r>
        <w:rPr>
          <w:rStyle w:val="CommentReference"/>
        </w:rPr>
        <w:annotationRef/>
      </w:r>
      <w:r>
        <w:t>Report Outline?</w:t>
      </w:r>
    </w:p>
  </w:comment>
  <w:comment w:id="30" w:author="Meia Copeland" w:date="2022-12-05T14:50:00Z" w:initials="MC">
    <w:p w14:paraId="17C357C9" w14:textId="5E30EC11" w:rsidR="00BB3210" w:rsidRDefault="00BB3210" w:rsidP="00BF69AD">
      <w:pPr>
        <w:pStyle w:val="CommentText"/>
        <w:jc w:val="left"/>
      </w:pPr>
      <w:r>
        <w:rPr>
          <w:rStyle w:val="CommentReference"/>
        </w:rPr>
        <w:annotationRef/>
      </w:r>
      <w:r>
        <w:t>"</w:t>
      </w:r>
      <w:r>
        <w:rPr>
          <w:color w:val="000000"/>
        </w:rPr>
        <w:t>Using the </w:t>
      </w:r>
      <w:hyperlink r:id="rId1" w:history="1">
        <w:r w:rsidRPr="002C27E8">
          <w:rPr>
            <w:rStyle w:val="Hyperlink"/>
          </w:rPr>
          <w:t>Health and Safety Guide</w:t>
        </w:r>
      </w:hyperlink>
      <w:r>
        <w:rPr>
          <w:color w:val="000000"/>
        </w:rPr>
        <w:t> posted on the course webpage, students will use this section to explain how they addressed the issues of safety and health in the system that they built for their project.</w:t>
      </w:r>
      <w:r>
        <w:t xml:space="preserve"> "</w:t>
      </w:r>
      <w:r>
        <w:rPr>
          <w:rStyle w:val="CommentReference"/>
        </w:rPr>
        <w:annotationRef/>
      </w:r>
    </w:p>
  </w:comment>
  <w:comment w:id="34" w:author="Meia Copeland" w:date="2022-12-05T14:48:00Z" w:initials="MC">
    <w:p w14:paraId="5C01A7E6" w14:textId="77777777" w:rsidR="0015506C" w:rsidRDefault="00725360" w:rsidP="00EF3011">
      <w:pPr>
        <w:pStyle w:val="CommentText"/>
        <w:jc w:val="left"/>
      </w:pPr>
      <w:r>
        <w:rPr>
          <w:rStyle w:val="CommentReference"/>
        </w:rPr>
        <w:annotationRef/>
      </w:r>
      <w:r w:rsidR="0015506C">
        <w:t>Prof. Ono: Seeing as this has to do with ECOR 4995, can we omit? All of us are taking this course next term</w:t>
      </w:r>
    </w:p>
  </w:comment>
  <w:comment w:id="36" w:author="Meia Copeland" w:date="2022-12-05T14:50:00Z" w:initials="MC">
    <w:p w14:paraId="1B137C65" w14:textId="0F9D4809" w:rsidR="0065787D" w:rsidRDefault="0065787D" w:rsidP="00EF3011">
      <w:pPr>
        <w:pStyle w:val="CommentText"/>
        <w:jc w:val="left"/>
      </w:pPr>
      <w:r>
        <w:rPr>
          <w:rStyle w:val="CommentReference"/>
        </w:rPr>
        <w:annotationRef/>
      </w:r>
      <w:r>
        <w:rPr>
          <w:color w:val="000000"/>
        </w:rPr>
        <w:t>"One of the goals of the engineering project is real experience in working on a long-term team project. Students should explain what project management techniques or processes were used to coordinate, manage and perform their project.</w:t>
      </w:r>
      <w:r>
        <w:t>"</w:t>
      </w:r>
    </w:p>
  </w:comment>
  <w:comment w:id="37" w:author="Meia Copeland" w:date="2022-12-07T13:57:00Z" w:initials="MC">
    <w:p w14:paraId="0D908729" w14:textId="77777777" w:rsidR="00220CF2" w:rsidRDefault="00220CF2" w:rsidP="00EF3011">
      <w:pPr>
        <w:pStyle w:val="CommentText"/>
        <w:jc w:val="left"/>
      </w:pPr>
      <w:r>
        <w:rPr>
          <w:rStyle w:val="CommentReference"/>
        </w:rPr>
        <w:annotationRef/>
      </w:r>
      <w:r>
        <w:t>TODO</w:t>
      </w:r>
    </w:p>
  </w:comment>
  <w:comment w:id="38" w:author="Shawaiz  Khan" w:date="2022-12-08T00:48:00Z" w:initials="SK">
    <w:p w14:paraId="15B4EC59" w14:textId="530D5AD8" w:rsidR="5C7990DB" w:rsidRDefault="5C7990DB">
      <w:pPr>
        <w:pStyle w:val="CommentText"/>
      </w:pPr>
      <w:r>
        <w:t>Done. Review and resolve.</w:t>
      </w:r>
      <w:r>
        <w:rPr>
          <w:rStyle w:val="CommentReference"/>
        </w:rPr>
        <w:annotationRef/>
      </w:r>
    </w:p>
  </w:comment>
  <w:comment w:id="42" w:author="Meia Copeland" w:date="2022-12-05T14:47:00Z" w:initials="MC">
    <w:p w14:paraId="061F726D" w14:textId="2BB643B5" w:rsidR="00434EB6" w:rsidRDefault="00434EB6" w:rsidP="00EF3011">
      <w:pPr>
        <w:pStyle w:val="CommentText"/>
        <w:jc w:val="left"/>
      </w:pPr>
      <w:r>
        <w:rPr>
          <w:rStyle w:val="CommentReference"/>
        </w:rPr>
        <w:annotationRef/>
      </w:r>
      <w:r>
        <w:t>Mostly done, may need to rephrase. Need to paste info here</w:t>
      </w:r>
    </w:p>
  </w:comment>
  <w:comment w:id="43" w:author="Meia Copeland" w:date="2022-12-05T14:50:00Z" w:initials="MC">
    <w:p w14:paraId="5A7D3AFD" w14:textId="77777777" w:rsidR="00BB3210" w:rsidRDefault="00BB3210" w:rsidP="00EF3011">
      <w:pPr>
        <w:pStyle w:val="CommentText"/>
        <w:jc w:val="left"/>
      </w:pPr>
      <w:r>
        <w:rPr>
          <w:rStyle w:val="CommentReference"/>
        </w:rPr>
        <w:annotationRef/>
      </w:r>
      <w:r>
        <w:t>"</w:t>
      </w:r>
      <w:r>
        <w:rPr>
          <w:color w:val="000000"/>
        </w:rPr>
        <w:t>In this section, students should explain how the project relates to the degree program of each group member.</w:t>
      </w:r>
      <w:r>
        <w:t xml:space="preserve"> "</w:t>
      </w:r>
    </w:p>
  </w:comment>
  <w:comment w:id="44" w:author="Meia Copeland" w:date="2022-12-07T13:58:00Z" w:initials="MC">
    <w:p w14:paraId="589B362C" w14:textId="77777777" w:rsidR="00220CF2" w:rsidRDefault="00220CF2" w:rsidP="00EF3011">
      <w:pPr>
        <w:pStyle w:val="CommentText"/>
        <w:jc w:val="left"/>
      </w:pPr>
      <w:r>
        <w:rPr>
          <w:rStyle w:val="CommentReference"/>
        </w:rPr>
        <w:annotationRef/>
      </w:r>
      <w:r>
        <w:t>TO FINISH</w:t>
      </w:r>
    </w:p>
  </w:comment>
  <w:comment w:id="45" w:author="Yuu Ono" w:date="2022-12-08T08:40:00Z" w:initials="YO">
    <w:p w14:paraId="0159C2BE" w14:textId="77777777" w:rsidR="00CC5400" w:rsidRDefault="003A5311" w:rsidP="00DD2F00">
      <w:pPr>
        <w:pStyle w:val="CommentText"/>
        <w:jc w:val="left"/>
      </w:pPr>
      <w:r>
        <w:rPr>
          <w:rStyle w:val="CommentReference"/>
        </w:rPr>
        <w:annotationRef/>
      </w:r>
      <w:r w:rsidR="00CC5400">
        <w:t xml:space="preserve">You need to indicate the degree program of each student and to justify how this project is suitable to each program. </w:t>
      </w:r>
    </w:p>
  </w:comment>
  <w:comment w:id="46" w:author="Meia Copeland" w:date="2022-10-16T20:59:00Z" w:initials="MP">
    <w:p w14:paraId="5F1E9AF4" w14:textId="01AD9705" w:rsidR="009E79E8" w:rsidRDefault="009E79E8" w:rsidP="009E79E8">
      <w:pPr>
        <w:pStyle w:val="CommentText"/>
        <w:jc w:val="left"/>
      </w:pPr>
      <w:r>
        <w:rPr>
          <w:rStyle w:val="CommentReference"/>
        </w:rPr>
        <w:annotationRef/>
      </w:r>
      <w:r>
        <w:fldChar w:fldCharType="begin"/>
      </w:r>
      <w:r>
        <w:instrText xml:space="preserve"> HYPERLINK "mailto:ShawaizKhan@cmail.carleton.ca" </w:instrText>
      </w:r>
      <w:bookmarkStart w:id="47" w:name="_@_D8AA9B3CD6324F18ABD2F29CEC9574BDZ"/>
      <w:r>
        <w:fldChar w:fldCharType="separate"/>
      </w:r>
      <w:bookmarkEnd w:id="47"/>
      <w:r w:rsidRPr="003609C9">
        <w:rPr>
          <w:rStyle w:val="Mention"/>
          <w:noProof/>
        </w:rPr>
        <w:t>@Shawaiz  Khan</w:t>
      </w:r>
      <w:r>
        <w:fldChar w:fldCharType="end"/>
      </w:r>
      <w:r>
        <w:t xml:space="preserve"> please fill out this section</w:t>
      </w:r>
    </w:p>
  </w:comment>
  <w:comment w:id="48" w:author="Meia Copeland" w:date="2022-10-16T20:59:00Z" w:initials="MP">
    <w:p w14:paraId="342B6B3E" w14:textId="77777777" w:rsidR="009E79E8" w:rsidRDefault="009E79E8" w:rsidP="009E79E8">
      <w:pPr>
        <w:pStyle w:val="CommentText"/>
        <w:jc w:val="left"/>
      </w:pPr>
      <w:r>
        <w:rPr>
          <w:rStyle w:val="CommentReference"/>
        </w:rPr>
        <w:annotationRef/>
      </w:r>
      <w:r>
        <w:fldChar w:fldCharType="begin"/>
      </w:r>
      <w:r>
        <w:instrText xml:space="preserve"> HYPERLINK "mailto:TalalJaber@cmail.carleton.ca" </w:instrText>
      </w:r>
      <w:bookmarkStart w:id="49" w:name="_@_36BB23E153A14A09BB87B09149B3C198Z"/>
      <w:r>
        <w:fldChar w:fldCharType="separate"/>
      </w:r>
      <w:bookmarkEnd w:id="49"/>
      <w:r w:rsidRPr="003609C9">
        <w:rPr>
          <w:rStyle w:val="Mention"/>
          <w:noProof/>
        </w:rPr>
        <w:t>@Talal Jaber</w:t>
      </w:r>
      <w:r>
        <w:fldChar w:fldCharType="end"/>
      </w:r>
      <w:r>
        <w:t xml:space="preserve"> please fill out this section</w:t>
      </w:r>
    </w:p>
  </w:comment>
  <w:comment w:id="50" w:author="Meia Copeland" w:date="2022-10-16T20:59:00Z" w:initials="MP">
    <w:p w14:paraId="00BDF2E2" w14:textId="77777777" w:rsidR="009E79E8" w:rsidRDefault="009E79E8" w:rsidP="009E79E8">
      <w:pPr>
        <w:pStyle w:val="CommentText"/>
        <w:jc w:val="left"/>
      </w:pPr>
      <w:r>
        <w:rPr>
          <w:rStyle w:val="CommentReference"/>
        </w:rPr>
        <w:annotationRef/>
      </w:r>
      <w:r>
        <w:fldChar w:fldCharType="begin"/>
      </w:r>
      <w:r>
        <w:instrText xml:space="preserve"> HYPERLINK "mailto:MarwanZeyada@cmail.carleton.ca" </w:instrText>
      </w:r>
      <w:bookmarkStart w:id="51" w:name="_@_959C4FE24441401F89F18B310CB12854Z"/>
      <w:r>
        <w:fldChar w:fldCharType="separate"/>
      </w:r>
      <w:bookmarkEnd w:id="51"/>
      <w:r w:rsidRPr="003609C9">
        <w:rPr>
          <w:rStyle w:val="Mention"/>
          <w:noProof/>
        </w:rPr>
        <w:t>@Marwan Zeyada</w:t>
      </w:r>
      <w:r>
        <w:fldChar w:fldCharType="end"/>
      </w:r>
      <w:r>
        <w:t xml:space="preserve"> please fill out this section</w:t>
      </w:r>
    </w:p>
  </w:comment>
  <w:comment w:id="52" w:author="Meia Copeland" w:date="2022-10-16T20:59:00Z" w:initials="MP">
    <w:p w14:paraId="121B74E9" w14:textId="77777777" w:rsidR="009E79E8" w:rsidRDefault="009E79E8" w:rsidP="009E79E8">
      <w:pPr>
        <w:pStyle w:val="CommentText"/>
        <w:jc w:val="left"/>
      </w:pPr>
      <w:r>
        <w:rPr>
          <w:rStyle w:val="CommentReference"/>
        </w:rPr>
        <w:annotationRef/>
      </w:r>
      <w:r>
        <w:fldChar w:fldCharType="begin"/>
      </w:r>
      <w:r>
        <w:instrText xml:space="preserve"> HYPERLINK "mailto:RanishkaFernando@cmail.carleton.ca" </w:instrText>
      </w:r>
      <w:bookmarkStart w:id="53" w:name="_@_80BD245741CE41528E79262CDB814AA6Z"/>
      <w:r>
        <w:fldChar w:fldCharType="separate"/>
      </w:r>
      <w:bookmarkEnd w:id="53"/>
      <w:r w:rsidRPr="003609C9">
        <w:rPr>
          <w:rStyle w:val="Mention"/>
          <w:noProof/>
        </w:rPr>
        <w:t>@Ranishka Fernando</w:t>
      </w:r>
      <w:r>
        <w:fldChar w:fldCharType="end"/>
      </w:r>
      <w:r>
        <w:t xml:space="preserve"> please add justifications</w:t>
      </w:r>
    </w:p>
  </w:comment>
  <w:comment w:id="54" w:author="Meia Copeland" w:date="2022-12-05T14:46:00Z" w:initials="MC">
    <w:p w14:paraId="5FDD384B" w14:textId="4A231A9D" w:rsidR="00434EB6" w:rsidRDefault="00434EB6" w:rsidP="00EF3011">
      <w:pPr>
        <w:pStyle w:val="CommentText"/>
        <w:jc w:val="left"/>
      </w:pPr>
      <w:r>
        <w:rPr>
          <w:rStyle w:val="CommentReference"/>
        </w:rPr>
        <w:annotationRef/>
      </w:r>
      <w:r>
        <w:t>Paste info here. Mostly finished, just need to update a 'Progress Report Contributions'</w:t>
      </w:r>
    </w:p>
  </w:comment>
  <w:comment w:id="55" w:author="Meia Copeland" w:date="2022-12-05T14:50:00Z" w:initials="MC">
    <w:p w14:paraId="7943F141" w14:textId="77777777" w:rsidR="00BB3210" w:rsidRDefault="00BB3210" w:rsidP="00EF3011">
      <w:pPr>
        <w:pStyle w:val="CommentText"/>
        <w:jc w:val="left"/>
      </w:pPr>
      <w:r>
        <w:rPr>
          <w:rStyle w:val="CommentReference"/>
        </w:rPr>
        <w:annotationRef/>
      </w:r>
      <w:r>
        <w:t>"</w:t>
      </w:r>
      <w:r>
        <w:rPr>
          <w:color w:val="000000"/>
        </w:rPr>
        <w:t>This section should carefully itemize the individual contributions of each team member. Project contributions should identify which components of work were done by each individual. Report contributions should list the author of each major section of this report.</w:t>
      </w:r>
      <w:r>
        <w:t xml:space="preserve"> "</w:t>
      </w:r>
    </w:p>
  </w:comment>
  <w:comment w:id="59" w:author="Yuu Ono" w:date="2022-12-08T08:49:00Z" w:initials="YO">
    <w:p w14:paraId="7F514539" w14:textId="77777777" w:rsidR="00F67176" w:rsidRDefault="00F67176" w:rsidP="00465827">
      <w:pPr>
        <w:pStyle w:val="CommentText"/>
        <w:jc w:val="left"/>
      </w:pPr>
      <w:r>
        <w:rPr>
          <w:rStyle w:val="CommentReference"/>
        </w:rPr>
        <w:annotationRef/>
      </w:r>
      <w:r>
        <w:t>You may delete it. This  report should focus on the progress report and the current progress.</w:t>
      </w:r>
    </w:p>
  </w:comment>
  <w:comment w:id="60" w:author="Meia Copeland" w:date="2022-12-07T13:58:00Z" w:initials="MC">
    <w:p w14:paraId="416B5404" w14:textId="55067CB6" w:rsidR="00220CF2" w:rsidRDefault="00220CF2" w:rsidP="00EF3011">
      <w:pPr>
        <w:pStyle w:val="CommentText"/>
        <w:jc w:val="left"/>
      </w:pPr>
      <w:r>
        <w:rPr>
          <w:rStyle w:val="CommentReference"/>
        </w:rPr>
        <w:annotationRef/>
      </w:r>
      <w:r>
        <w:t>TO FINISH</w:t>
      </w:r>
    </w:p>
  </w:comment>
  <w:comment w:id="61" w:author="Meia Copeland" w:date="2022-12-06T21:52:00Z" w:initials="MC">
    <w:p w14:paraId="7E86BDA8" w14:textId="260EE67D" w:rsidR="00EB3421" w:rsidRDefault="00EB3421" w:rsidP="00EF3011">
      <w:pPr>
        <w:pStyle w:val="CommentText"/>
        <w:jc w:val="left"/>
      </w:pPr>
      <w:r>
        <w:rPr>
          <w:rStyle w:val="CommentReference"/>
        </w:rPr>
        <w:annotationRef/>
      </w:r>
      <w:r>
        <w:t>Need to decide if this is better placed in project management section of Ch 2?</w:t>
      </w:r>
    </w:p>
  </w:comment>
  <w:comment w:id="62" w:author="Meia Copeland" w:date="2022-12-06T21:51:00Z" w:initials="MC">
    <w:p w14:paraId="21037C72" w14:textId="3980CEA8" w:rsidR="00EB3421" w:rsidRDefault="00EB3421" w:rsidP="00EF3011">
      <w:pPr>
        <w:pStyle w:val="CommentText"/>
        <w:jc w:val="left"/>
      </w:pPr>
      <w:r>
        <w:rPr>
          <w:rStyle w:val="CommentReference"/>
        </w:rPr>
        <w:annotationRef/>
      </w:r>
      <w:r>
        <w:t>TODO: Still need to add a section about reflections</w:t>
      </w:r>
    </w:p>
  </w:comment>
  <w:comment w:id="64" w:author="Yuu Ono" w:date="2022-12-08T08:51:00Z" w:initials="YO">
    <w:p w14:paraId="7681EC1A" w14:textId="77777777" w:rsidR="00582797" w:rsidRDefault="00C81403" w:rsidP="00FB35A4">
      <w:pPr>
        <w:pStyle w:val="CommentText"/>
        <w:jc w:val="left"/>
      </w:pPr>
      <w:r>
        <w:rPr>
          <w:rStyle w:val="CommentReference"/>
        </w:rPr>
        <w:annotationRef/>
      </w:r>
      <w:r w:rsidR="00582797">
        <w:t>On what? The title should be more informative. For instance,  "Research on simulator design"?</w:t>
      </w:r>
    </w:p>
  </w:comment>
  <w:comment w:id="68" w:author="Yuu Ono" w:date="2022-12-08T09:09:00Z" w:initials="YO">
    <w:p w14:paraId="68F73578" w14:textId="130155C4" w:rsidR="00AE031C" w:rsidRDefault="00947875" w:rsidP="002B1393">
      <w:pPr>
        <w:pStyle w:val="CommentText"/>
        <w:jc w:val="left"/>
      </w:pPr>
      <w:r>
        <w:rPr>
          <w:rStyle w:val="CommentReference"/>
        </w:rPr>
        <w:annotationRef/>
      </w:r>
      <w:r w:rsidR="00AE031C">
        <w:t>I see no conclusion here. The discussion seems that all the displacement sensors discussed are not suitable and no sensor is recommended in this project.</w:t>
      </w:r>
    </w:p>
  </w:comment>
  <w:comment w:id="69" w:author="Yuu Ono" w:date="2022-12-08T08:53:00Z" w:initials="YO">
    <w:p w14:paraId="28D2158C" w14:textId="0EB89A15" w:rsidR="00B847D5" w:rsidRDefault="00855F2E" w:rsidP="00F73508">
      <w:pPr>
        <w:pStyle w:val="CommentText"/>
        <w:jc w:val="left"/>
      </w:pPr>
      <w:r>
        <w:rPr>
          <w:rStyle w:val="CommentReference"/>
        </w:rPr>
        <w:annotationRef/>
      </w:r>
      <w:r w:rsidR="00B847D5">
        <w:t>What is z-direction? You need to defined the coordinate first.</w:t>
      </w:r>
    </w:p>
  </w:comment>
  <w:comment w:id="72" w:author="Yuu Ono" w:date="2022-12-08T08:55:00Z" w:initials="YO">
    <w:p w14:paraId="2393A1AB" w14:textId="77777777" w:rsidR="00570E5B" w:rsidRDefault="009A205F" w:rsidP="00BF72A5">
      <w:pPr>
        <w:pStyle w:val="CommentText"/>
        <w:jc w:val="left"/>
      </w:pPr>
      <w:r>
        <w:rPr>
          <w:rStyle w:val="CommentReference"/>
        </w:rPr>
        <w:annotationRef/>
      </w:r>
      <w:r w:rsidR="00570E5B">
        <w:t>These are not necessarily a "displacement" sensor. You need to be more specific to the displacement sensor type, such as "laser displacement sensor".</w:t>
      </w:r>
    </w:p>
  </w:comment>
  <w:comment w:id="73" w:author="Yuu Ono" w:date="2022-12-08T09:02:00Z" w:initials="YO">
    <w:p w14:paraId="740F2E3A" w14:textId="77777777" w:rsidR="0024657F" w:rsidRDefault="00452D75" w:rsidP="00AA12B3">
      <w:pPr>
        <w:pStyle w:val="CommentText"/>
        <w:jc w:val="left"/>
      </w:pPr>
      <w:r>
        <w:rPr>
          <w:rStyle w:val="CommentReference"/>
        </w:rPr>
        <w:annotationRef/>
      </w:r>
      <w:r w:rsidR="0024657F">
        <w:t>This does not make sense. The resolution is not only limited by the A/D converter but by many other factors such as noise, etc.</w:t>
      </w:r>
    </w:p>
  </w:comment>
  <w:comment w:id="74" w:author="Yuu Ono" w:date="2022-12-08T09:05:00Z" w:initials="YO">
    <w:p w14:paraId="3232D869" w14:textId="77777777" w:rsidR="001C3870" w:rsidRDefault="00EA7ED9" w:rsidP="00B344F3">
      <w:pPr>
        <w:pStyle w:val="CommentText"/>
        <w:jc w:val="left"/>
      </w:pPr>
      <w:r>
        <w:rPr>
          <w:rStyle w:val="CommentReference"/>
        </w:rPr>
        <w:annotationRef/>
      </w:r>
      <w:r w:rsidR="001C3870">
        <w:t>Isn't your target the sub-mm range in this project?</w:t>
      </w:r>
    </w:p>
  </w:comment>
  <w:comment w:id="77" w:author="Yuu Ono" w:date="2022-12-08T09:22:00Z" w:initials="YO">
    <w:p w14:paraId="3E0F1999" w14:textId="77777777" w:rsidR="00B55401" w:rsidRDefault="00E9457E" w:rsidP="003C20D8">
      <w:pPr>
        <w:pStyle w:val="CommentText"/>
        <w:jc w:val="left"/>
      </w:pPr>
      <w:r>
        <w:rPr>
          <w:rStyle w:val="CommentReference"/>
        </w:rPr>
        <w:annotationRef/>
      </w:r>
      <w:r w:rsidR="00B55401">
        <w:t>Is it true in this project ? It is mentioned in 1.1 background that it is not continuous.</w:t>
      </w:r>
    </w:p>
  </w:comment>
  <w:comment w:id="81" w:author="Ranishka Fernando" w:date="2022-11-17T15:23:00Z" w:initials="RF">
    <w:p w14:paraId="5ABFC621" w14:textId="43193996" w:rsidR="00D66647" w:rsidRDefault="00D66647">
      <w:pPr>
        <w:pStyle w:val="CommentText"/>
        <w:jc w:val="left"/>
      </w:pPr>
      <w:r>
        <w:rPr>
          <w:rStyle w:val="CommentReference"/>
        </w:rPr>
        <w:annotationRef/>
      </w:r>
      <w:r>
        <w:fldChar w:fldCharType="begin"/>
      </w:r>
      <w:r>
        <w:instrText xml:space="preserve"> HYPERLINK "mailto:TalalJaber@cmail.carleton.ca" </w:instrText>
      </w:r>
      <w:bookmarkStart w:id="82" w:name="_@_6148F513B0FC40D9A2C933E3E8C9150BZ"/>
      <w:r>
        <w:fldChar w:fldCharType="separate"/>
      </w:r>
      <w:bookmarkEnd w:id="82"/>
      <w:r w:rsidRPr="00D66647">
        <w:rPr>
          <w:rStyle w:val="Mention"/>
          <w:noProof/>
        </w:rPr>
        <w:t>@Talal Jaber</w:t>
      </w:r>
      <w:r>
        <w:fldChar w:fldCharType="end"/>
      </w:r>
      <w:r>
        <w:t xml:space="preserve"> can u provide updates</w:t>
      </w:r>
      <w:r>
        <w:rPr>
          <w:rStyle w:val="CommentReference"/>
        </w:rPr>
        <w:annotationRef/>
      </w:r>
    </w:p>
  </w:comment>
  <w:comment w:id="83" w:author="Yuu Ono" w:date="2022-12-08T09:29:00Z" w:initials="YO">
    <w:p w14:paraId="6C009059" w14:textId="77777777" w:rsidR="00E67006" w:rsidRDefault="00E67006" w:rsidP="00CF42E4">
      <w:pPr>
        <w:pStyle w:val="CommentText"/>
        <w:jc w:val="left"/>
      </w:pPr>
      <w:r>
        <w:rPr>
          <w:rStyle w:val="CommentReference"/>
        </w:rPr>
        <w:annotationRef/>
      </w:r>
      <w:r>
        <w:t>Define it first.</w:t>
      </w:r>
    </w:p>
  </w:comment>
  <w:comment w:id="84" w:author="Yuu Ono" w:date="2022-12-08T09:29:00Z" w:initials="YO">
    <w:p w14:paraId="65DC4F20" w14:textId="77777777" w:rsidR="00037A58" w:rsidRDefault="00037A58" w:rsidP="00DF7C45">
      <w:pPr>
        <w:pStyle w:val="CommentText"/>
        <w:jc w:val="left"/>
      </w:pPr>
      <w:r>
        <w:rPr>
          <w:rStyle w:val="CommentReference"/>
        </w:rPr>
        <w:annotationRef/>
      </w:r>
      <w:r>
        <w:t>Define it first.</w:t>
      </w:r>
    </w:p>
  </w:comment>
  <w:comment w:id="85" w:author="Yuu Ono" w:date="2022-12-08T09:33:00Z" w:initials="YO">
    <w:p w14:paraId="75533D21" w14:textId="77777777" w:rsidR="0070508D" w:rsidRDefault="0070508D" w:rsidP="00E867F6">
      <w:pPr>
        <w:pStyle w:val="CommentText"/>
        <w:jc w:val="left"/>
      </w:pPr>
      <w:r>
        <w:rPr>
          <w:rStyle w:val="CommentReference"/>
        </w:rPr>
        <w:annotationRef/>
      </w:r>
      <w:r>
        <w:t>What is the issue of 30Hz max? Your target is between 2 and 20 Hz.</w:t>
      </w:r>
    </w:p>
  </w:comment>
  <w:comment w:id="87" w:author="Yuu Ono" w:date="2022-12-08T09:31:00Z" w:initials="YO">
    <w:p w14:paraId="361CE621" w14:textId="00565B5D" w:rsidR="004C5288" w:rsidRDefault="004C5288" w:rsidP="007138B3">
      <w:pPr>
        <w:pStyle w:val="CommentText"/>
        <w:jc w:val="left"/>
      </w:pPr>
      <w:r>
        <w:rPr>
          <w:rStyle w:val="CommentReference"/>
        </w:rPr>
        <w:annotationRef/>
      </w:r>
      <w:r>
        <w:t>You also need a reference in the text.</w:t>
      </w:r>
    </w:p>
  </w:comment>
  <w:comment w:id="89" w:author="Meia Copeland" w:date="2022-10-18T20:34:00Z" w:initials="MC">
    <w:p w14:paraId="489F9C1D" w14:textId="22E168BF"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91" w:name="_@_D76199239C4D4F79B21355E0CAAA1B15Z"/>
      <w:r>
        <w:fldChar w:fldCharType="separate"/>
      </w:r>
      <w:bookmarkEnd w:id="91"/>
      <w:r w:rsidRPr="004B5E63">
        <w:rPr>
          <w:rStyle w:val="Mention"/>
          <w:noProof/>
        </w:rPr>
        <w:t>@Talal Jaber</w:t>
      </w:r>
      <w:r>
        <w:fldChar w:fldCharType="end"/>
      </w:r>
      <w:r>
        <w:t xml:space="preserve"> or </w:t>
      </w:r>
      <w:r>
        <w:fldChar w:fldCharType="begin"/>
      </w:r>
      <w:r>
        <w:instrText xml:space="preserve"> HYPERLINK "mailto:RanishkaFernando@cmail.carleton.ca" </w:instrText>
      </w:r>
      <w:bookmarkStart w:id="92" w:name="_@_285C1ACE73014B0CB543972F78678E99Z"/>
      <w:r>
        <w:fldChar w:fldCharType="separate"/>
      </w:r>
      <w:bookmarkEnd w:id="92"/>
      <w:r w:rsidRPr="004B5E63">
        <w:rPr>
          <w:rStyle w:val="Mention"/>
          <w:noProof/>
        </w:rPr>
        <w:t>@Ranishka Fernando</w:t>
      </w:r>
      <w:r>
        <w:fldChar w:fldCharType="end"/>
      </w:r>
      <w:r>
        <w:t>, any way we can get this graph with larger text? Or have a version with larger text available in the appendix?</w:t>
      </w:r>
    </w:p>
  </w:comment>
  <w:comment w:id="90" w:author="Meia Copeland" w:date="2022-12-05T14:09:00Z" w:initials="MC">
    <w:p w14:paraId="58DE60BB" w14:textId="77777777" w:rsidR="00F61E7D" w:rsidRDefault="00F61E7D" w:rsidP="00EF3011">
      <w:pPr>
        <w:pStyle w:val="CommentText"/>
        <w:jc w:val="left"/>
      </w:pPr>
      <w:r>
        <w:rPr>
          <w:rStyle w:val="CommentReference"/>
        </w:rPr>
        <w:annotationRef/>
      </w:r>
      <w:r>
        <w:t>This still needs to be addressed</w:t>
      </w:r>
    </w:p>
  </w:comment>
  <w:comment w:id="94" w:author="Yuu Ono" w:date="2022-12-08T09:37:00Z" w:initials="YO">
    <w:p w14:paraId="38831321" w14:textId="77777777" w:rsidR="00857C2A" w:rsidRDefault="00857C2A" w:rsidP="001708D4">
      <w:pPr>
        <w:pStyle w:val="CommentText"/>
        <w:jc w:val="left"/>
      </w:pPr>
      <w:r>
        <w:rPr>
          <w:rStyle w:val="CommentReference"/>
        </w:rPr>
        <w:annotationRef/>
      </w:r>
      <w:r>
        <w:t>You may indicate a justification why it is chose and spec of it.</w:t>
      </w:r>
    </w:p>
  </w:comment>
  <w:comment w:id="97" w:author="Meia Copeland" w:date="2022-10-19T23:12:00Z" w:initials="MC">
    <w:p w14:paraId="2E34ED5C" w14:textId="19DD027B" w:rsidR="00755F1E" w:rsidRDefault="00755F1E" w:rsidP="0050368C">
      <w:pPr>
        <w:pStyle w:val="CommentText"/>
      </w:pPr>
      <w:r>
        <w:rPr>
          <w:rStyle w:val="CommentReference"/>
        </w:rPr>
        <w:annotationRef/>
      </w:r>
      <w:r>
        <w:t>Ono: What database?</w:t>
      </w:r>
      <w:r>
        <w:rPr>
          <w:rStyle w:val="CommentReference"/>
        </w:rPr>
        <w:annotationRef/>
      </w:r>
    </w:p>
  </w:comment>
  <w:comment w:id="98" w:author="Meia Copeland" w:date="2022-10-18T20:34:00Z" w:initials="MC">
    <w:p w14:paraId="3F82C0AF" w14:textId="468FA14B" w:rsidR="00755F1E" w:rsidRDefault="00755F1E" w:rsidP="0050368C">
      <w:pPr>
        <w:pStyle w:val="CommentText"/>
      </w:pPr>
      <w:r>
        <w:rPr>
          <w:rStyle w:val="CommentReference"/>
        </w:rPr>
        <w:annotationRef/>
      </w:r>
      <w:r>
        <w:fldChar w:fldCharType="begin"/>
      </w:r>
      <w:r>
        <w:instrText xml:space="preserve"> HYPERLINK "mailto:ShawaizKhan@cmail.carleton.ca" </w:instrText>
      </w:r>
      <w:bookmarkStart w:id="100" w:name="_@_C84E2379F23D4E449475A92470E0F3B0Z"/>
      <w:r>
        <w:fldChar w:fldCharType="separate"/>
      </w:r>
      <w:bookmarkEnd w:id="100"/>
      <w:r w:rsidRPr="004B5E63">
        <w:rPr>
          <w:rStyle w:val="Mention"/>
          <w:noProof/>
        </w:rPr>
        <w:t>@Shawaiz  Khan</w:t>
      </w:r>
      <w:r>
        <w:fldChar w:fldCharType="end"/>
      </w:r>
      <w:r>
        <w:t xml:space="preserve"> needs references</w:t>
      </w:r>
      <w:r>
        <w:rPr>
          <w:rStyle w:val="CommentReference"/>
        </w:rPr>
        <w:annotationRef/>
      </w:r>
    </w:p>
  </w:comment>
  <w:comment w:id="99" w:author="Meia Copeland" w:date="2022-10-20T00:23:00Z" w:initials="MC">
    <w:p w14:paraId="1626C062" w14:textId="77777777" w:rsidR="00755F1E" w:rsidRDefault="00755F1E" w:rsidP="0050368C">
      <w:pPr>
        <w:pStyle w:val="CommentText"/>
      </w:pPr>
      <w:r>
        <w:rPr>
          <w:rStyle w:val="CommentReference"/>
        </w:rPr>
        <w:annotationRef/>
      </w:r>
      <w:r>
        <w:t>Ono: Must define the acronym</w:t>
      </w:r>
      <w:r>
        <w:rPr>
          <w:rStyle w:val="CommentReference"/>
        </w:rPr>
        <w:annotationRef/>
      </w:r>
    </w:p>
  </w:comment>
  <w:comment w:id="103" w:author="Meia Copeland" w:date="2022-10-16T22:29:00Z" w:initials="MP">
    <w:p w14:paraId="489EBCDF"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04" w:name="_@_6D193CD32D854E81A8D4DF5935C9B54AZ"/>
      <w:r>
        <w:fldChar w:fldCharType="separate"/>
      </w:r>
      <w:bookmarkEnd w:id="104"/>
      <w:r w:rsidRPr="00627FEF">
        <w:rPr>
          <w:rStyle w:val="Mention"/>
          <w:noProof/>
        </w:rPr>
        <w:t>@Marwan Zeyada</w:t>
      </w:r>
      <w:r>
        <w:fldChar w:fldCharType="end"/>
      </w:r>
      <w:r>
        <w:t xml:space="preserve"> you can go over your research here. What frameworks you looked at, pros and cons of each, and why you chose the one you did</w:t>
      </w:r>
    </w:p>
  </w:comment>
  <w:comment w:id="105" w:author="Meia Copeland" w:date="2022-10-18T20:35:00Z" w:initials="MC">
    <w:p w14:paraId="0CC0992C" w14:textId="63BD3711"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06" w:name="_@_08B25F6D5EA0493CB8AE258EAC2F3D23Z"/>
      <w:r>
        <w:fldChar w:fldCharType="separate"/>
      </w:r>
      <w:bookmarkEnd w:id="106"/>
      <w:r w:rsidRPr="00926670">
        <w:rPr>
          <w:rStyle w:val="Mention"/>
          <w:noProof/>
        </w:rPr>
        <w:t>@Marwan Zeyada</w:t>
      </w:r>
      <w:r>
        <w:fldChar w:fldCharType="end"/>
      </w:r>
      <w:r>
        <w:t xml:space="preserve"> needs references</w:t>
      </w:r>
    </w:p>
  </w:comment>
  <w:comment w:id="109" w:author="Meia Copeland" w:date="2022-12-06T21:49:00Z" w:initials="MC">
    <w:p w14:paraId="50433803" w14:textId="77777777" w:rsidR="001F3BDD" w:rsidRDefault="001F3BDD" w:rsidP="00EF3011">
      <w:pPr>
        <w:pStyle w:val="CommentText"/>
        <w:jc w:val="left"/>
      </w:pPr>
      <w:r>
        <w:rPr>
          <w:rStyle w:val="CommentReference"/>
        </w:rPr>
        <w:annotationRef/>
      </w:r>
      <w:r>
        <w:t>TODO: Need to update regarding new values!</w:t>
      </w:r>
    </w:p>
  </w:comment>
  <w:comment w:id="110" w:author="Yuu Ono" w:date="2022-12-08T09:48:00Z" w:initials="YO">
    <w:p w14:paraId="453EC431" w14:textId="77777777" w:rsidR="00093995" w:rsidRDefault="00093995" w:rsidP="006434B3">
      <w:pPr>
        <w:pStyle w:val="CommentText"/>
        <w:jc w:val="left"/>
      </w:pPr>
      <w:r>
        <w:rPr>
          <w:rStyle w:val="CommentReference"/>
        </w:rPr>
        <w:annotationRef/>
      </w:r>
      <w:r>
        <w:t>The result and discussion ends with the negative statement (not in the target range). Does this design not work? Then, what will you do?</w:t>
      </w:r>
    </w:p>
  </w:comment>
  <w:comment w:id="113" w:author="Yuu Ono" w:date="2022-12-08T09:42:00Z" w:initials="YO">
    <w:p w14:paraId="49D97F03" w14:textId="58009754" w:rsidR="001B21C2" w:rsidRDefault="001B21C2" w:rsidP="00025011">
      <w:pPr>
        <w:pStyle w:val="CommentText"/>
        <w:jc w:val="left"/>
      </w:pPr>
      <w:r>
        <w:rPr>
          <w:rStyle w:val="CommentReference"/>
        </w:rPr>
        <w:annotationRef/>
      </w:r>
      <w:r>
        <w:t>You may put a label of each component in the figure.</w:t>
      </w:r>
    </w:p>
  </w:comment>
  <w:comment w:id="115" w:author="Yuu Ono" w:date="2022-12-08T09:43:00Z" w:initials="YO">
    <w:p w14:paraId="7F44A358" w14:textId="77777777" w:rsidR="008907AC" w:rsidRDefault="008907AC" w:rsidP="001B1EDE">
      <w:pPr>
        <w:pStyle w:val="CommentText"/>
        <w:jc w:val="left"/>
      </w:pPr>
      <w:r>
        <w:rPr>
          <w:rStyle w:val="CommentReference"/>
        </w:rPr>
        <w:annotationRef/>
      </w:r>
      <w:r>
        <w:t>?</w:t>
      </w:r>
    </w:p>
  </w:comment>
  <w:comment w:id="116" w:author="Yuu Ono" w:date="2022-12-08T09:46:00Z" w:initials="YO">
    <w:p w14:paraId="0B80C5CA" w14:textId="77777777" w:rsidR="00141937" w:rsidRDefault="00141937" w:rsidP="00EB257E">
      <w:pPr>
        <w:pStyle w:val="CommentText"/>
        <w:jc w:val="left"/>
      </w:pPr>
      <w:r>
        <w:rPr>
          <w:rStyle w:val="CommentReference"/>
        </w:rPr>
        <w:annotationRef/>
      </w:r>
      <w:r>
        <w:t xml:space="preserve">So what is the next stop to achieve the target range? </w:t>
      </w:r>
    </w:p>
  </w:comment>
  <w:comment w:id="118" w:author="Meia Copeland" w:date="2022-10-16T21:08:00Z" w:initials="MP">
    <w:p w14:paraId="292523E7" w14:textId="0723F1CB"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120" w:name="_@_A98B2CB5D864445ABB553F837C15725EZ"/>
      <w:r>
        <w:fldChar w:fldCharType="separate"/>
      </w:r>
      <w:bookmarkEnd w:id="120"/>
      <w:r w:rsidRPr="006A6BDE">
        <w:rPr>
          <w:rStyle w:val="Mention"/>
          <w:noProof/>
        </w:rPr>
        <w:t>@Talal Jaber</w:t>
      </w:r>
      <w:r>
        <w:fldChar w:fldCharType="end"/>
      </w:r>
      <w:r>
        <w:t xml:space="preserve"> and </w:t>
      </w:r>
      <w:r>
        <w:fldChar w:fldCharType="begin"/>
      </w:r>
      <w:r>
        <w:instrText xml:space="preserve"> HYPERLINK "mailto:RanishkaFernando@cmail.carleton.ca" </w:instrText>
      </w:r>
      <w:bookmarkStart w:id="121" w:name="_@_924F9FB004594A29B2B786AF4259E4A5Z"/>
      <w:r>
        <w:fldChar w:fldCharType="separate"/>
      </w:r>
      <w:bookmarkEnd w:id="121"/>
      <w:r w:rsidRPr="006A6BDE">
        <w:rPr>
          <w:rStyle w:val="Mention"/>
          <w:noProof/>
        </w:rPr>
        <w:t>@Ranishka Fernando</w:t>
      </w:r>
      <w:r>
        <w:fldChar w:fldCharType="end"/>
      </w:r>
      <w:r>
        <w:t xml:space="preserve"> please add other relevant courses</w:t>
      </w:r>
    </w:p>
  </w:comment>
  <w:comment w:id="119" w:author="Meia Copeland" w:date="2022-10-18T20:35:00Z" w:initials="MC">
    <w:p w14:paraId="10DF265E" w14:textId="77777777" w:rsidR="00755F1E" w:rsidRDefault="00755F1E" w:rsidP="0050368C">
      <w:pPr>
        <w:pStyle w:val="CommentText"/>
      </w:pPr>
      <w:r>
        <w:rPr>
          <w:rStyle w:val="CommentReference"/>
        </w:rPr>
        <w:annotationRef/>
      </w:r>
      <w:r>
        <w:t>Need to add a list of courses with titles in the appendix for reference</w:t>
      </w:r>
    </w:p>
  </w:comment>
  <w:comment w:id="125" w:author="Shawaiz  Khan" w:date="2022-12-06T13:21:00Z" w:initials="SK">
    <w:p w14:paraId="03560262" w14:textId="265AB257" w:rsidR="4549783E" w:rsidRDefault="4549783E">
      <w:pPr>
        <w:pStyle w:val="CommentText"/>
      </w:pPr>
      <w:r>
        <w:t>Note for me: Add reference</w:t>
      </w:r>
      <w:r>
        <w:rPr>
          <w:rStyle w:val="CommentReference"/>
        </w:rPr>
        <w:annotationRef/>
      </w:r>
    </w:p>
  </w:comment>
  <w:comment w:id="128" w:author="Meia Copeland" w:date="2022-10-17T11:12:00Z" w:initials="MC">
    <w:p w14:paraId="37D139EF"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30" w:name="_@_758064F478374B8ABBD92E645E0838FBZ"/>
      <w:r>
        <w:fldChar w:fldCharType="separate"/>
      </w:r>
      <w:bookmarkEnd w:id="130"/>
      <w:r w:rsidRPr="00417D6B">
        <w:rPr>
          <w:rStyle w:val="Mention"/>
          <w:noProof/>
        </w:rPr>
        <w:t>@Marwan Zeyada</w:t>
      </w:r>
      <w:r>
        <w:fldChar w:fldCharType="end"/>
      </w:r>
      <w:r>
        <w:t xml:space="preserve"> you can go over your designs, wireframes, etc. here. Talk about formatting, what languages/frameworks you plan to use</w:t>
      </w:r>
    </w:p>
  </w:comment>
  <w:comment w:id="129" w:author="Marwan Zeyada" w:date="2022-10-21T13:14:00Z" w:initials="MZ">
    <w:p w14:paraId="70A85313" w14:textId="77777777" w:rsidR="00755F1E" w:rsidRDefault="00755F1E" w:rsidP="0050368C">
      <w:pPr>
        <w:pStyle w:val="CommentText"/>
      </w:pPr>
      <w:r>
        <w:rPr>
          <w:rStyle w:val="CommentReference"/>
        </w:rPr>
        <w:annotationRef/>
      </w:r>
      <w:r>
        <w:t>Done check it out and add anything if needed</w:t>
      </w:r>
    </w:p>
  </w:comment>
  <w:comment w:id="136" w:author="Meia Copeland" w:date="2022-10-21T18:20:00Z" w:initials="MC">
    <w:p w14:paraId="0487E429"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37" w:name="_@_4753CACA50FD4E7F8825DFEAFBA25EA6Z"/>
      <w:r>
        <w:fldChar w:fldCharType="separate"/>
      </w:r>
      <w:bookmarkEnd w:id="137"/>
      <w:r w:rsidRPr="00E56D31">
        <w:rPr>
          <w:rStyle w:val="Mention"/>
          <w:noProof/>
        </w:rPr>
        <w:t>@Marwan Zeyada</w:t>
      </w:r>
      <w:r>
        <w:fldChar w:fldCharType="end"/>
      </w:r>
      <w:r>
        <w:t xml:space="preserve"> In the graph, displacement would by on the y axis, and would by in nm. The x axis would be time, probably ms</w:t>
      </w:r>
    </w:p>
  </w:comment>
  <w:comment w:id="141" w:author="Meia Copeland" w:date="2022-10-16T14:24:00Z" w:initials="MP">
    <w:p w14:paraId="028BD542" w14:textId="77777777" w:rsidR="00755F1E" w:rsidRDefault="00755F1E" w:rsidP="0050368C">
      <w:pPr>
        <w:pStyle w:val="CommentText"/>
      </w:pPr>
      <w:r>
        <w:rPr>
          <w:rStyle w:val="CommentReference"/>
        </w:rPr>
        <w:annotationRef/>
      </w:r>
      <w:r>
        <w:t>With project team, we must individually talk about how we have skills for our tasks.</w:t>
      </w:r>
      <w:r>
        <w:br/>
      </w:r>
      <w:r>
        <w:br/>
        <w:t>After, a full section on how the team as a whole has the skills to do the project</w:t>
      </w:r>
    </w:p>
  </w:comment>
  <w:comment w:id="142" w:author="Meia Copeland" w:date="2022-10-17T11:13:00Z" w:initials="MC">
    <w:p w14:paraId="4980E86B" w14:textId="77777777" w:rsidR="00755F1E" w:rsidRDefault="00755F1E" w:rsidP="0050368C">
      <w:pPr>
        <w:pStyle w:val="CommentText"/>
      </w:pPr>
      <w:r>
        <w:rPr>
          <w:rStyle w:val="CommentReference"/>
        </w:rPr>
        <w:annotationRef/>
      </w:r>
      <w:r>
        <w:t>Team as a whole section is still needed</w:t>
      </w:r>
    </w:p>
  </w:comment>
  <w:comment w:id="145" w:author="Meia Copeland" w:date="2022-10-16T22:04:00Z" w:initials="MP">
    <w:p w14:paraId="1EB1849C" w14:textId="77777777" w:rsidR="00755F1E" w:rsidRDefault="00755F1E" w:rsidP="0050368C">
      <w:pPr>
        <w:pStyle w:val="CommentText"/>
      </w:pPr>
      <w:r>
        <w:rPr>
          <w:rStyle w:val="CommentReference"/>
        </w:rPr>
        <w:annotationRef/>
      </w:r>
      <w:r>
        <w:t>There was a comment about creating a break-down of work done by each person on each document. Would this just be for the proposal this time around?</w:t>
      </w:r>
    </w:p>
  </w:comment>
  <w:comment w:id="146" w:author="Meia Copeland" w:date="2022-12-06T21:26:00Z" w:initials="MC">
    <w:p w14:paraId="0404C498" w14:textId="77777777" w:rsidR="00C01B39" w:rsidRDefault="00CA45CD" w:rsidP="00EF3011">
      <w:pPr>
        <w:pStyle w:val="CommentText"/>
        <w:jc w:val="left"/>
      </w:pPr>
      <w:r>
        <w:rPr>
          <w:rStyle w:val="CommentReference"/>
        </w:rPr>
        <w:annotationRef/>
      </w:r>
      <w:r w:rsidR="00C01B39">
        <w:t>May be able to eliminate, or go over more briefly, since this table and paragraphs were included in Chapter 2</w:t>
      </w:r>
    </w:p>
  </w:comment>
  <w:comment w:id="147" w:author="Meia Copeland" w:date="2022-10-16T20:59:00Z" w:initials="MP">
    <w:p w14:paraId="1B390B26" w14:textId="2AE6DE74" w:rsidR="00755F1E" w:rsidRDefault="00755F1E" w:rsidP="0050368C">
      <w:pPr>
        <w:pStyle w:val="CommentText"/>
      </w:pPr>
      <w:r>
        <w:rPr>
          <w:rStyle w:val="CommentReference"/>
        </w:rPr>
        <w:annotationRef/>
      </w:r>
      <w:r>
        <w:fldChar w:fldCharType="begin"/>
      </w:r>
      <w:r>
        <w:instrText xml:space="preserve"> HYPERLINK "mailto:ShawaizKhan@cmail.carleton.ca" </w:instrText>
      </w:r>
      <w:bookmarkStart w:id="148" w:name="_@_3FC2B0444B994D2BA24997314FC0A074Z"/>
      <w:r>
        <w:fldChar w:fldCharType="separate"/>
      </w:r>
      <w:bookmarkEnd w:id="148"/>
      <w:r w:rsidRPr="003609C9">
        <w:rPr>
          <w:rStyle w:val="Mention"/>
          <w:noProof/>
        </w:rPr>
        <w:t>@Shawaiz  Khan</w:t>
      </w:r>
      <w:r>
        <w:fldChar w:fldCharType="end"/>
      </w:r>
      <w:r>
        <w:t xml:space="preserve"> please fill out this section</w:t>
      </w:r>
    </w:p>
  </w:comment>
  <w:comment w:id="149" w:author="Meia Copeland" w:date="2022-10-16T20:59:00Z" w:initials="MP">
    <w:p w14:paraId="766D664D" w14:textId="77777777"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150" w:name="_@_A9F521928AD549E0B32E68C2C329F3AAZ"/>
      <w:r>
        <w:fldChar w:fldCharType="separate"/>
      </w:r>
      <w:bookmarkEnd w:id="150"/>
      <w:r w:rsidRPr="003609C9">
        <w:rPr>
          <w:rStyle w:val="Mention"/>
          <w:noProof/>
        </w:rPr>
        <w:t>@Talal Jaber</w:t>
      </w:r>
      <w:r>
        <w:fldChar w:fldCharType="end"/>
      </w:r>
      <w:r>
        <w:t xml:space="preserve"> please fill out this section</w:t>
      </w:r>
    </w:p>
  </w:comment>
  <w:comment w:id="151" w:author="Meia Copeland" w:date="2022-10-16T20:59:00Z" w:initials="MP">
    <w:p w14:paraId="5DFA8C56"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52" w:name="_@_2E9E3F112A374509AB263751B5496F73Z"/>
      <w:r>
        <w:fldChar w:fldCharType="separate"/>
      </w:r>
      <w:bookmarkEnd w:id="152"/>
      <w:r w:rsidRPr="003609C9">
        <w:rPr>
          <w:rStyle w:val="Mention"/>
          <w:noProof/>
        </w:rPr>
        <w:t>@Marwan Zeyada</w:t>
      </w:r>
      <w:r>
        <w:fldChar w:fldCharType="end"/>
      </w:r>
      <w:r>
        <w:t xml:space="preserve"> please fill out this section</w:t>
      </w:r>
    </w:p>
  </w:comment>
  <w:comment w:id="153" w:author="Meia Copeland" w:date="2022-10-16T20:59:00Z" w:initials="MP">
    <w:p w14:paraId="6FE69C86" w14:textId="77777777" w:rsidR="00755F1E" w:rsidRDefault="00755F1E" w:rsidP="0050368C">
      <w:pPr>
        <w:pStyle w:val="CommentText"/>
      </w:pPr>
      <w:r>
        <w:rPr>
          <w:rStyle w:val="CommentReference"/>
        </w:rPr>
        <w:annotationRef/>
      </w:r>
      <w:r>
        <w:fldChar w:fldCharType="begin"/>
      </w:r>
      <w:r>
        <w:instrText xml:space="preserve"> HYPERLINK "mailto:RanishkaFernando@cmail.carleton.ca" </w:instrText>
      </w:r>
      <w:bookmarkStart w:id="154" w:name="_@_3B12B6620C3C4681BFF9EC65DA2D2677Z"/>
      <w:r>
        <w:fldChar w:fldCharType="separate"/>
      </w:r>
      <w:bookmarkEnd w:id="154"/>
      <w:r w:rsidRPr="003609C9">
        <w:rPr>
          <w:rStyle w:val="Mention"/>
          <w:noProof/>
        </w:rPr>
        <w:t>@Ranishka Fernando</w:t>
      </w:r>
      <w:r>
        <w:fldChar w:fldCharType="end"/>
      </w:r>
      <w:r>
        <w:t xml:space="preserve"> please add justifications</w:t>
      </w:r>
    </w:p>
  </w:comment>
  <w:comment w:id="159" w:author="Meia Copeland" w:date="2022-12-05T14:11:00Z" w:initials="MC">
    <w:p w14:paraId="00EDBDAD" w14:textId="77777777" w:rsidR="001263AF" w:rsidRDefault="001263AF" w:rsidP="00EF3011">
      <w:pPr>
        <w:pStyle w:val="CommentText"/>
        <w:jc w:val="left"/>
      </w:pPr>
      <w:r>
        <w:rPr>
          <w:rStyle w:val="CommentReference"/>
        </w:rPr>
        <w:annotationRef/>
      </w:r>
      <w:r>
        <w:t>Spacing needs fixing</w:t>
      </w:r>
    </w:p>
  </w:comment>
  <w:comment w:id="162" w:author="Meia Copeland" w:date="2022-10-16T14:25:00Z" w:initials="MP">
    <w:p w14:paraId="61394655" w14:textId="4DDC0BF4" w:rsidR="00755F1E" w:rsidRDefault="00755F1E" w:rsidP="0050368C">
      <w:pPr>
        <w:pStyle w:val="CommentText"/>
      </w:pPr>
      <w:r>
        <w:rPr>
          <w:rStyle w:val="CommentReference"/>
        </w:rPr>
        <w:annotationRef/>
      </w:r>
      <w:r>
        <w:t>More specific on when certain tasks will be completed. Now that we have a better idea of the solution, we can split it into tasks</w:t>
      </w:r>
    </w:p>
  </w:comment>
  <w:comment w:id="163" w:author="Meia Copeland" w:date="2022-10-17T11:14:00Z" w:initials="MC">
    <w:p w14:paraId="6D4C0A69" w14:textId="77777777" w:rsidR="00755F1E" w:rsidRDefault="00755F1E" w:rsidP="0050368C">
      <w:pPr>
        <w:pStyle w:val="CommentText"/>
      </w:pPr>
      <w:r>
        <w:rPr>
          <w:rStyle w:val="CommentReference"/>
        </w:rPr>
        <w:annotationRef/>
      </w:r>
      <w:r>
        <w:t>This can be used as 'sections' on gantt chart, and we can come up with more granular tasks to be 'sub-sections'</w:t>
      </w:r>
    </w:p>
  </w:comment>
  <w:comment w:id="164" w:author="Meia Copeland" w:date="2022-12-05T14:11:00Z" w:initials="MC">
    <w:p w14:paraId="4A898DAB" w14:textId="77777777" w:rsidR="001263AF" w:rsidRDefault="001263AF" w:rsidP="00EF3011">
      <w:pPr>
        <w:pStyle w:val="CommentText"/>
        <w:jc w:val="left"/>
      </w:pPr>
      <w:r>
        <w:rPr>
          <w:rStyle w:val="CommentReference"/>
        </w:rPr>
        <w:annotationRef/>
      </w:r>
      <w:r>
        <w:t>Use 'Complete' instead of 'Completed'</w:t>
      </w:r>
    </w:p>
  </w:comment>
  <w:comment w:id="165" w:author="Meia Copeland" w:date="2022-12-06T21:55:00Z" w:initials="MC">
    <w:p w14:paraId="284E2EB6" w14:textId="77777777" w:rsidR="00F926B8" w:rsidRDefault="00F926B8" w:rsidP="00EF3011">
      <w:pPr>
        <w:pStyle w:val="CommentText"/>
        <w:jc w:val="left"/>
      </w:pPr>
      <w:r>
        <w:rPr>
          <w:rStyle w:val="CommentReference"/>
        </w:rPr>
        <w:annotationRef/>
      </w:r>
      <w:r>
        <w:t>TODO: Must match the other chart!</w:t>
      </w:r>
    </w:p>
  </w:comment>
  <w:comment w:id="166" w:author="Meia Copeland" w:date="2022-12-05T14:11:00Z" w:initials="MC">
    <w:p w14:paraId="74AAEE41" w14:textId="740B728E" w:rsidR="001263AF" w:rsidRDefault="001263AF" w:rsidP="00EF3011">
      <w:pPr>
        <w:pStyle w:val="CommentText"/>
        <w:jc w:val="left"/>
      </w:pPr>
      <w:r>
        <w:rPr>
          <w:rStyle w:val="CommentReference"/>
        </w:rPr>
        <w:annotationRef/>
      </w:r>
      <w:r>
        <w:t>Include static link to Gantt chart so a more readable option is available</w:t>
      </w:r>
    </w:p>
  </w:comment>
  <w:comment w:id="171" w:author="Meia Copeland" w:date="2022-10-16T18:30:00Z" w:initials="MP">
    <w:p w14:paraId="5237F0A5" w14:textId="0DB7FEFE" w:rsidR="0081637E" w:rsidRDefault="0081637E" w:rsidP="0050368C">
      <w:pPr>
        <w:pStyle w:val="CommentText"/>
      </w:pPr>
      <w:r>
        <w:rPr>
          <w:rStyle w:val="CommentReference"/>
        </w:rPr>
        <w:annotationRef/>
      </w:r>
      <w:r>
        <w:t>Need to source</w:t>
      </w:r>
    </w:p>
  </w:comment>
  <w:comment w:id="172" w:author="Meia Copeland" w:date="2022-10-16T20:48:00Z" w:initials="MP">
    <w:p w14:paraId="4717B8B1" w14:textId="77777777" w:rsidR="0081637E" w:rsidRDefault="0081637E" w:rsidP="0050368C">
      <w:pPr>
        <w:pStyle w:val="CommentText"/>
      </w:pPr>
      <w:r>
        <w:rPr>
          <w:rStyle w:val="CommentReference"/>
        </w:rPr>
        <w:annotationRef/>
      </w:r>
      <w:r>
        <w:fldChar w:fldCharType="begin"/>
      </w:r>
      <w:r>
        <w:instrText xml:space="preserve"> HYPERLINK "mailto:TalalJaber@cmail.carleton.ca" </w:instrText>
      </w:r>
      <w:bookmarkStart w:id="173" w:name="_@_07A43757A2924887929DF6CFA07C8E66Z"/>
      <w:r>
        <w:fldChar w:fldCharType="separate"/>
      </w:r>
      <w:bookmarkEnd w:id="173"/>
      <w:r w:rsidRPr="00A0428D">
        <w:rPr>
          <w:rStyle w:val="Mention"/>
          <w:noProof/>
        </w:rPr>
        <w:t>@Talal Jaber</w:t>
      </w:r>
      <w:r>
        <w:fldChar w:fldCharType="end"/>
      </w:r>
      <w:r>
        <w:t xml:space="preserve"> and </w:t>
      </w:r>
      <w:r>
        <w:fldChar w:fldCharType="begin"/>
      </w:r>
      <w:r>
        <w:instrText xml:space="preserve"> HYPERLINK "mailto:RanishkaFernando@cmail.carleton.ca" </w:instrText>
      </w:r>
      <w:bookmarkStart w:id="174" w:name="_@_CFC37053A32F4087A4FB802DA260413FZ"/>
      <w:r>
        <w:fldChar w:fldCharType="separate"/>
      </w:r>
      <w:bookmarkEnd w:id="174"/>
      <w:r w:rsidRPr="00A0428D">
        <w:rPr>
          <w:rStyle w:val="Mention"/>
          <w:noProof/>
        </w:rPr>
        <w:t>@Ranishka Fernando</w:t>
      </w:r>
      <w:r>
        <w:fldChar w:fldCharType="end"/>
      </w:r>
      <w:r>
        <w:t xml:space="preserve"> can you guys find a placeholder for this one?</w:t>
      </w:r>
    </w:p>
  </w:comment>
  <w:comment w:id="175" w:author="Meia Copeland" w:date="2022-10-16T22:40:00Z" w:initials="MP">
    <w:p w14:paraId="74153477" w14:textId="77777777" w:rsidR="0081637E" w:rsidRDefault="0081637E" w:rsidP="0050368C">
      <w:pPr>
        <w:pStyle w:val="CommentText"/>
      </w:pPr>
      <w:r>
        <w:rPr>
          <w:rStyle w:val="CommentReference"/>
        </w:rPr>
        <w:annotationRef/>
      </w:r>
      <w:r>
        <w:t>Need to figure out a placeholder or finalized motor driver. Preferably from TI</w:t>
      </w:r>
    </w:p>
  </w:comment>
  <w:comment w:id="176" w:author="Meia Copeland" w:date="2022-10-16T20:41:00Z" w:initials="MP">
    <w:p w14:paraId="6C8AB516" w14:textId="77777777" w:rsidR="00AE00FC" w:rsidRDefault="00AE00FC" w:rsidP="00AE00FC">
      <w:pPr>
        <w:pStyle w:val="CommentText"/>
      </w:pPr>
      <w:r>
        <w:rPr>
          <w:rStyle w:val="CommentReference"/>
        </w:rPr>
        <w:annotationRef/>
      </w:r>
      <w:r>
        <w:t xml:space="preserve">Another option: </w:t>
      </w:r>
      <w:hyperlink r:id="rId2" w:history="1">
        <w:r w:rsidRPr="00B33660">
          <w:rPr>
            <w:rStyle w:val="Hyperlink"/>
          </w:rPr>
          <w: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w:t>
        </w:r>
      </w:hyperlink>
    </w:p>
  </w:comment>
  <w:comment w:id="179" w:author="Meia Copeland" w:date="2022-10-20T01:02:00Z" w:initials="MC">
    <w:p w14:paraId="2051F093" w14:textId="77777777" w:rsidR="00755F1E" w:rsidRDefault="00755F1E" w:rsidP="0050368C">
      <w:pPr>
        <w:pStyle w:val="CommentText"/>
      </w:pPr>
      <w:r>
        <w:rPr>
          <w:rStyle w:val="CommentReference"/>
        </w:rPr>
        <w:annotationRef/>
      </w:r>
      <w:r>
        <w:t>Would be good to add a conclusion of some sort. Where we are at, next steps.</w:t>
      </w:r>
      <w:r>
        <w:rPr>
          <w:rStyle w:val="CommentReference"/>
        </w:rPr>
        <w:annotationRef/>
      </w:r>
    </w:p>
  </w:comment>
  <w:comment w:id="186" w:author="Yuu Ono" w:date="2022-12-08T09:55:00Z" w:initials="YO">
    <w:p w14:paraId="435E1A20" w14:textId="77777777" w:rsidR="008F71FA" w:rsidRDefault="008F71FA" w:rsidP="00943B5A">
      <w:pPr>
        <w:pStyle w:val="CommentText"/>
        <w:jc w:val="left"/>
      </w:pPr>
      <w:r>
        <w:rPr>
          <w:rStyle w:val="CommentReference"/>
        </w:rPr>
        <w:annotationRef/>
      </w:r>
      <w:r>
        <w:t>Is it true?</w:t>
      </w:r>
    </w:p>
  </w:comment>
  <w:comment w:id="188" w:author="Meia Copeland" w:date="2022-10-20T01:13:00Z" w:initials="MC">
    <w:p w14:paraId="0286FA51" w14:textId="052728B2" w:rsidR="00755F1E" w:rsidRDefault="00755F1E" w:rsidP="0050368C">
      <w:pPr>
        <w:pStyle w:val="CommentText"/>
      </w:pPr>
      <w:r>
        <w:rPr>
          <w:rStyle w:val="CommentReference"/>
        </w:rPr>
        <w:annotationRef/>
      </w:r>
      <w:r>
        <w:t>When adding references, please use MS Word tools (check the 'References' tab). This will keep things much more organized, and will allow for dynamic updates to citations.</w:t>
      </w:r>
    </w:p>
  </w:comment>
  <w:comment w:id="196" w:author="Meia Copeland" w:date="2022-12-06T21:33:00Z" w:initials="MC">
    <w:p w14:paraId="410A8F44" w14:textId="77777777" w:rsidR="00F05035" w:rsidRDefault="00F05035" w:rsidP="00EF3011">
      <w:pPr>
        <w:pStyle w:val="CommentText"/>
        <w:jc w:val="left"/>
      </w:pPr>
      <w:r>
        <w:rPr>
          <w:rStyle w:val="CommentReference"/>
        </w:rPr>
        <w:annotationRef/>
      </w:r>
      <w:r>
        <w:t>TODO: Will attach as an additional PDF later so as not to mess up this document too much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F8EFD4" w15:done="1"/>
  <w15:commentEx w15:paraId="6B4E8C2C" w15:done="1"/>
  <w15:commentEx w15:paraId="49B77BBC" w15:done="1"/>
  <w15:commentEx w15:paraId="1B5A9E07" w15:done="0"/>
  <w15:commentEx w15:paraId="36AF3856" w15:paraIdParent="1B5A9E07" w15:done="0"/>
  <w15:commentEx w15:paraId="0A01E355" w15:done="0"/>
  <w15:commentEx w15:paraId="5AD45741" w15:done="1"/>
  <w15:commentEx w15:paraId="6B92C0E8" w15:paraIdParent="5AD45741" w15:done="1"/>
  <w15:commentEx w15:paraId="03293286" w15:done="0"/>
  <w15:commentEx w15:paraId="3FA3F2DD" w15:done="0"/>
  <w15:commentEx w15:paraId="17C357C9" w15:done="1"/>
  <w15:commentEx w15:paraId="5C01A7E6" w15:done="0"/>
  <w15:commentEx w15:paraId="1B137C65" w15:done="0"/>
  <w15:commentEx w15:paraId="0D908729" w15:paraIdParent="1B137C65" w15:done="0"/>
  <w15:commentEx w15:paraId="15B4EC59" w15:paraIdParent="1B137C65" w15:done="0"/>
  <w15:commentEx w15:paraId="061F726D" w15:done="0"/>
  <w15:commentEx w15:paraId="5A7D3AFD" w15:paraIdParent="061F726D" w15:done="0"/>
  <w15:commentEx w15:paraId="589B362C" w15:paraIdParent="061F726D" w15:done="0"/>
  <w15:commentEx w15:paraId="0159C2BE" w15:done="0"/>
  <w15:commentEx w15:paraId="5F1E9AF4" w15:done="1"/>
  <w15:commentEx w15:paraId="342B6B3E" w15:done="1"/>
  <w15:commentEx w15:paraId="00BDF2E2" w15:done="1"/>
  <w15:commentEx w15:paraId="121B74E9" w15:done="1"/>
  <w15:commentEx w15:paraId="5FDD384B" w15:done="1"/>
  <w15:commentEx w15:paraId="7943F141" w15:paraIdParent="5FDD384B" w15:done="1"/>
  <w15:commentEx w15:paraId="7F514539" w15:done="0"/>
  <w15:commentEx w15:paraId="416B5404" w15:done="0"/>
  <w15:commentEx w15:paraId="7E86BDA8" w15:done="0"/>
  <w15:commentEx w15:paraId="21037C72" w15:done="0"/>
  <w15:commentEx w15:paraId="7681EC1A" w15:done="0"/>
  <w15:commentEx w15:paraId="68F73578" w15:done="0"/>
  <w15:commentEx w15:paraId="28D2158C" w15:done="0"/>
  <w15:commentEx w15:paraId="2393A1AB" w15:done="0"/>
  <w15:commentEx w15:paraId="740F2E3A" w15:done="0"/>
  <w15:commentEx w15:paraId="3232D869" w15:done="0"/>
  <w15:commentEx w15:paraId="3E0F1999" w15:done="0"/>
  <w15:commentEx w15:paraId="5ABFC621" w15:done="0"/>
  <w15:commentEx w15:paraId="6C009059" w15:done="0"/>
  <w15:commentEx w15:paraId="65DC4F20" w15:done="0"/>
  <w15:commentEx w15:paraId="75533D21" w15:done="0"/>
  <w15:commentEx w15:paraId="361CE621" w15:done="0"/>
  <w15:commentEx w15:paraId="489F9C1D" w15:done="0"/>
  <w15:commentEx w15:paraId="58DE60BB" w15:paraIdParent="489F9C1D" w15:done="0"/>
  <w15:commentEx w15:paraId="38831321" w15:done="0"/>
  <w15:commentEx w15:paraId="2E34ED5C" w15:done="1"/>
  <w15:commentEx w15:paraId="3F82C0AF" w15:done="1"/>
  <w15:commentEx w15:paraId="1626C062" w15:paraIdParent="3F82C0AF" w15:done="1"/>
  <w15:commentEx w15:paraId="489EBCDF" w15:done="1"/>
  <w15:commentEx w15:paraId="0CC0992C" w15:done="1"/>
  <w15:commentEx w15:paraId="50433803" w15:done="0"/>
  <w15:commentEx w15:paraId="453EC431" w15:done="0"/>
  <w15:commentEx w15:paraId="49D97F03" w15:done="0"/>
  <w15:commentEx w15:paraId="7F44A358" w15:done="0"/>
  <w15:commentEx w15:paraId="0B80C5CA" w15:done="0"/>
  <w15:commentEx w15:paraId="292523E7" w15:done="1"/>
  <w15:commentEx w15:paraId="10DF265E" w15:done="1"/>
  <w15:commentEx w15:paraId="03560262" w15:done="1"/>
  <w15:commentEx w15:paraId="37D139EF" w15:done="1"/>
  <w15:commentEx w15:paraId="70A85313" w15:paraIdParent="37D139EF" w15:done="1"/>
  <w15:commentEx w15:paraId="0487E429" w15:done="1"/>
  <w15:commentEx w15:paraId="028BD542" w15:done="0"/>
  <w15:commentEx w15:paraId="4980E86B" w15:paraIdParent="028BD542" w15:done="0"/>
  <w15:commentEx w15:paraId="1EB1849C" w15:done="1"/>
  <w15:commentEx w15:paraId="0404C498" w15:done="0"/>
  <w15:commentEx w15:paraId="1B390B26" w15:done="1"/>
  <w15:commentEx w15:paraId="766D664D" w15:done="1"/>
  <w15:commentEx w15:paraId="5DFA8C56" w15:done="1"/>
  <w15:commentEx w15:paraId="6FE69C86" w15:done="1"/>
  <w15:commentEx w15:paraId="00EDBDAD" w15:done="1"/>
  <w15:commentEx w15:paraId="61394655" w15:done="1"/>
  <w15:commentEx w15:paraId="6D4C0A69" w15:paraIdParent="61394655" w15:done="1"/>
  <w15:commentEx w15:paraId="4A898DAB" w15:done="0"/>
  <w15:commentEx w15:paraId="284E2EB6" w15:paraIdParent="4A898DAB" w15:done="0"/>
  <w15:commentEx w15:paraId="74AAEE41" w15:done="0"/>
  <w15:commentEx w15:paraId="5237F0A5" w15:done="1"/>
  <w15:commentEx w15:paraId="4717B8B1" w15:paraIdParent="5237F0A5" w15:done="1"/>
  <w15:commentEx w15:paraId="74153477" w15:done="1"/>
  <w15:commentEx w15:paraId="6C8AB516" w15:done="0"/>
  <w15:commentEx w15:paraId="2051F093" w15:done="1"/>
  <w15:commentEx w15:paraId="435E1A20" w15:done="0"/>
  <w15:commentEx w15:paraId="0286FA51" w15:done="0"/>
  <w15:commentEx w15:paraId="410A8F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878E3" w16cex:dateUtc="2022-12-05T19:04:00Z"/>
  <w16cex:commentExtensible w16cex:durableId="273878EE" w16cex:dateUtc="2022-12-05T19:04:00Z">
    <w16cex:extLst>
      <w16:ext xmlns="" xmlns:cr="http://schemas.microsoft.com/office/comments/2020/reactions" w16:uri="{CE6994B0-6A32-4C9F-8C6B-6E91EDA988CE}">
        <cr:reactions xmlns:cr="http://schemas.microsoft.com/office/comments/2020/reactions">
          <cr:reaction reactionType="1">
            <cr:reactionInfo dateUtc="2022-12-06T23:03:11Z">
              <cr:user userId="S::shawaizkhan@cmail.carleton.ca::8cf416dc-32ef-432f-9796-aabe3feaf08a" userProvider="AD" userName="Shawaiz  Khan"/>
            </cr:reactionInfo>
          </cr:reaction>
        </cr:reactions>
      </w16:ext>
    </w16cex:extLst>
  </w16cex:commentExtensible>
  <w16cex:commentExtensible w16cex:durableId="26F6F058" w16cex:dateUtc="2022-10-17T01:04:00Z"/>
  <w16cex:commentExtensible w16cex:durableId="2738792A" w16cex:dateUtc="2022-12-05T19:05:00Z"/>
  <w16cex:commentExtensible w16cex:durableId="27387B2A" w16cex:dateUtc="2022-12-05T19:14:00Z"/>
  <w16cex:commentExtensible w16cex:durableId="273C1E09" w16cex:dateUtc="2022-12-08T13:25:00Z"/>
  <w16cex:commentExtensible w16cex:durableId="273879E4" w16cex:dateUtc="2022-12-05T19:08:00Z"/>
  <w16cex:commentExtensible w16cex:durableId="22D50CF1" w16cex:dateUtc="2022-12-06T22:53:00Z"/>
  <w16cex:commentExtensible w16cex:durableId="273A31DF" w16cex:dateUtc="2022-12-07T02:25:00Z"/>
  <w16cex:commentExtensible w16cex:durableId="273C206E" w16cex:dateUtc="2022-12-08T13:35:00Z"/>
  <w16cex:commentExtensible w16cex:durableId="273883C6" w16cex:dateUtc="2022-12-05T19:50:00Z"/>
  <w16cex:commentExtensible w16cex:durableId="27388326" w16cex:dateUtc="2022-12-05T19:48:00Z"/>
  <w16cex:commentExtensible w16cex:durableId="273883A0" w16cex:dateUtc="2022-12-05T19:50:00Z"/>
  <w16cex:commentExtensible w16cex:durableId="273B1A6B" w16cex:dateUtc="2022-12-07T18:57:00Z"/>
  <w16cex:commentExtensible w16cex:durableId="13449EAA" w16cex:dateUtc="2022-12-08T05:48:00Z"/>
  <w16cex:commentExtensible w16cex:durableId="273882F4" w16cex:dateUtc="2022-12-05T19:47:00Z"/>
  <w16cex:commentExtensible w16cex:durableId="273883AC" w16cex:dateUtc="2022-12-05T19:50:00Z"/>
  <w16cex:commentExtensible w16cex:durableId="273B1A75" w16cex:dateUtc="2022-12-07T18:58:00Z"/>
  <w16cex:commentExtensible w16cex:durableId="273C2179" w16cex:dateUtc="2022-12-08T13:40:00Z"/>
  <w16cex:commentExtensible w16cex:durableId="273A026D" w16cex:dateUtc="2022-10-17T00:59:00Z"/>
  <w16cex:commentExtensible w16cex:durableId="273A026C" w16cex:dateUtc="2022-10-17T00:59:00Z"/>
  <w16cex:commentExtensible w16cex:durableId="273A026B" w16cex:dateUtc="2022-10-17T00:59:00Z"/>
  <w16cex:commentExtensible w16cex:durableId="273A026A" w16cex:dateUtc="2022-10-17T00:59:00Z"/>
  <w16cex:commentExtensible w16cex:durableId="273882E1" w16cex:dateUtc="2022-12-05T19:46:00Z"/>
  <w16cex:commentExtensible w16cex:durableId="273883B7" w16cex:dateUtc="2022-12-05T19:50:00Z"/>
  <w16cex:commentExtensible w16cex:durableId="273C23AA" w16cex:dateUtc="2022-12-08T13:49:00Z"/>
  <w16cex:commentExtensible w16cex:durableId="273B1A8E" w16cex:dateUtc="2022-12-07T18:58:00Z"/>
  <w16cex:commentExtensible w16cex:durableId="273A3809" w16cex:dateUtc="2022-12-07T02:52:00Z"/>
  <w16cex:commentExtensible w16cex:durableId="273A37F4" w16cex:dateUtc="2022-12-07T02:51:00Z"/>
  <w16cex:commentExtensible w16cex:durableId="273C23F8" w16cex:dateUtc="2022-12-08T13:51:00Z"/>
  <w16cex:commentExtensible w16cex:durableId="273C284F" w16cex:dateUtc="2022-12-08T14:09:00Z"/>
  <w16cex:commentExtensible w16cex:durableId="273C246F" w16cex:dateUtc="2022-12-08T13:53:00Z"/>
  <w16cex:commentExtensible w16cex:durableId="273C24E7" w16cex:dateUtc="2022-12-08T13:55:00Z"/>
  <w16cex:commentExtensible w16cex:durableId="273C268C" w16cex:dateUtc="2022-12-08T14:02:00Z"/>
  <w16cex:commentExtensible w16cex:durableId="273C2749" w16cex:dateUtc="2022-12-08T14:05:00Z"/>
  <w16cex:commentExtensible w16cex:durableId="273C2B57" w16cex:dateUtc="2022-12-08T14:22:00Z"/>
  <w16cex:commentExtensible w16cex:durableId="2720D058" w16cex:dateUtc="2022-11-17T20:23:00Z"/>
  <w16cex:commentExtensible w16cex:durableId="273C2CE5" w16cex:dateUtc="2022-12-08T14:29:00Z"/>
  <w16cex:commentExtensible w16cex:durableId="273C2CFD" w16cex:dateUtc="2022-12-08T14:29:00Z"/>
  <w16cex:commentExtensible w16cex:durableId="273C2DF7" w16cex:dateUtc="2022-12-08T14:33:00Z"/>
  <w16cex:commentExtensible w16cex:durableId="273C2D7B" w16cex:dateUtc="2022-12-08T14:31:00Z"/>
  <w16cex:commentExtensible w16cex:durableId="26F98C4D" w16cex:dateUtc="2022-10-19T00:34:00Z"/>
  <w16cex:commentExtensible w16cex:durableId="27387A03" w16cex:dateUtc="2022-12-05T19:09:00Z"/>
  <w16cex:commentExtensible w16cex:durableId="273C2EEF" w16cex:dateUtc="2022-12-08T14:37:00Z"/>
  <w16cex:commentExtensible w16cex:durableId="26FB02DC" w16cex:dateUtc="2022-10-20T03:12:00Z"/>
  <w16cex:commentExtensible w16cex:durableId="26F98C5A" w16cex:dateUtc="2022-10-19T00:34:00Z"/>
  <w16cex:commentExtensible w16cex:durableId="26FB1382" w16cex:dateUtc="2022-10-20T04:23:00Z"/>
  <w16cex:commentExtensible w16cex:durableId="26F7045A" w16cex:dateUtc="2022-10-17T02:29:00Z"/>
  <w16cex:commentExtensible w16cex:durableId="26F98C7C" w16cex:dateUtc="2022-10-19T00:35:00Z"/>
  <w16cex:commentExtensible w16cex:durableId="273A3779" w16cex:dateUtc="2022-12-07T02:49:00Z"/>
  <w16cex:commentExtensible w16cex:durableId="273C3184" w16cex:dateUtc="2022-12-08T14:48:00Z"/>
  <w16cex:commentExtensible w16cex:durableId="273C2FED" w16cex:dateUtc="2022-12-08T14:42:00Z"/>
  <w16cex:commentExtensible w16cex:durableId="273C303D" w16cex:dateUtc="2022-12-08T14:43:00Z"/>
  <w16cex:commentExtensible w16cex:durableId="273C3108" w16cex:dateUtc="2022-12-08T14:46:00Z"/>
  <w16cex:commentExtensible w16cex:durableId="26F6F168" w16cex:dateUtc="2022-10-17T01:08:00Z"/>
  <w16cex:commentExtensible w16cex:durableId="26F98CA2" w16cex:dateUtc="2022-10-19T00:35:00Z"/>
  <w16cex:commentExtensible w16cex:durableId="0E8BA1A9" w16cex:dateUtc="2022-12-06T18:21:00Z"/>
  <w16cex:commentExtensible w16cex:durableId="26F7B718" w16cex:dateUtc="2022-10-17T15:12:00Z"/>
  <w16cex:commentExtensible w16cex:durableId="26FD19BD" w16cex:dateUtc="2022-10-21T17:14:00Z"/>
  <w16cex:commentExtensible w16cex:durableId="26FD6164" w16cex:dateUtc="2022-10-21T22:20:00Z"/>
  <w16cex:commentExtensible w16cex:durableId="26F692B8" w16cex:dateUtc="2022-10-16T18:24:00Z"/>
  <w16cex:commentExtensible w16cex:durableId="26F7B763" w16cex:dateUtc="2022-10-17T15:13:00Z"/>
  <w16cex:commentExtensible w16cex:durableId="26F6FE7E" w16cex:dateUtc="2022-10-17T02:04:00Z"/>
  <w16cex:commentExtensible w16cex:durableId="273A321A" w16cex:dateUtc="2022-12-07T02:26:00Z"/>
  <w16cex:commentExtensible w16cex:durableId="26F6EF47" w16cex:dateUtc="2022-10-17T00:59:00Z"/>
  <w16cex:commentExtensible w16cex:durableId="26F6EF2F" w16cex:dateUtc="2022-10-17T00:59:00Z"/>
  <w16cex:commentExtensible w16cex:durableId="26F6EF1E" w16cex:dateUtc="2022-10-17T00:59:00Z"/>
  <w16cex:commentExtensible w16cex:durableId="26F6EF3D" w16cex:dateUtc="2022-10-17T00:59:00Z"/>
  <w16cex:commentExtensible w16cex:durableId="27387A81" w16cex:dateUtc="2022-12-05T19:11:00Z"/>
  <w16cex:commentExtensible w16cex:durableId="26F692E6" w16cex:dateUtc="2022-10-16T18:25:00Z"/>
  <w16cex:commentExtensible w16cex:durableId="26F7B792" w16cex:dateUtc="2022-10-17T15:14:00Z"/>
  <w16cex:commentExtensible w16cex:durableId="27387A78" w16cex:dateUtc="2022-12-05T19:11:00Z"/>
  <w16cex:commentExtensible w16cex:durableId="273A38B5" w16cex:dateUtc="2022-12-07T02:55:00Z"/>
  <w16cex:commentExtensible w16cex:durableId="27387A98" w16cex:dateUtc="2022-12-05T19:11:00Z"/>
  <w16cex:commentExtensible w16cex:durableId="26F6CC41" w16cex:dateUtc="2022-10-16T22:30:00Z"/>
  <w16cex:commentExtensible w16cex:durableId="26F6EC8B" w16cex:dateUtc="2022-10-17T00:48:00Z"/>
  <w16cex:commentExtensible w16cex:durableId="26F706E1" w16cex:dateUtc="2022-10-17T02:40:00Z"/>
  <w16cex:commentExtensible w16cex:durableId="26F6EAF4" w16cex:dateUtc="2022-10-17T00:41:00Z"/>
  <w16cex:commentExtensible w16cex:durableId="26FB1CA2" w16cex:dateUtc="2022-10-20T05:02:00Z"/>
  <w16cex:commentExtensible w16cex:durableId="273C32FE" w16cex:dateUtc="2022-12-08T14:55:00Z"/>
  <w16cex:commentExtensible w16cex:durableId="26FB1F3A" w16cex:dateUtc="2022-10-20T05:13:00Z"/>
  <w16cex:commentExtensible w16cex:durableId="273A33D5" w16cex:dateUtc="2022-12-07T0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F8EFD4" w16cid:durableId="273878E3"/>
  <w16cid:commentId w16cid:paraId="6B4E8C2C" w16cid:durableId="273878EE"/>
  <w16cid:commentId w16cid:paraId="49B77BBC" w16cid:durableId="26F6F058"/>
  <w16cid:commentId w16cid:paraId="1B5A9E07" w16cid:durableId="2738792A"/>
  <w16cid:commentId w16cid:paraId="36AF3856" w16cid:durableId="27387B2A"/>
  <w16cid:commentId w16cid:paraId="0A01E355" w16cid:durableId="273C1E09"/>
  <w16cid:commentId w16cid:paraId="5AD45741" w16cid:durableId="273879E4"/>
  <w16cid:commentId w16cid:paraId="6B92C0E8" w16cid:durableId="22D50CF1"/>
  <w16cid:commentId w16cid:paraId="03293286" w16cid:durableId="273A31DF"/>
  <w16cid:commentId w16cid:paraId="3FA3F2DD" w16cid:durableId="273C206E"/>
  <w16cid:commentId w16cid:paraId="17C357C9" w16cid:durableId="273883C6"/>
  <w16cid:commentId w16cid:paraId="5C01A7E6" w16cid:durableId="27388326"/>
  <w16cid:commentId w16cid:paraId="1B137C65" w16cid:durableId="273883A0"/>
  <w16cid:commentId w16cid:paraId="0D908729" w16cid:durableId="273B1A6B"/>
  <w16cid:commentId w16cid:paraId="15B4EC59" w16cid:durableId="13449EAA"/>
  <w16cid:commentId w16cid:paraId="061F726D" w16cid:durableId="273882F4"/>
  <w16cid:commentId w16cid:paraId="5A7D3AFD" w16cid:durableId="273883AC"/>
  <w16cid:commentId w16cid:paraId="589B362C" w16cid:durableId="273B1A75"/>
  <w16cid:commentId w16cid:paraId="0159C2BE" w16cid:durableId="273C2179"/>
  <w16cid:commentId w16cid:paraId="5F1E9AF4" w16cid:durableId="273A026D"/>
  <w16cid:commentId w16cid:paraId="342B6B3E" w16cid:durableId="273A026C"/>
  <w16cid:commentId w16cid:paraId="00BDF2E2" w16cid:durableId="273A026B"/>
  <w16cid:commentId w16cid:paraId="121B74E9" w16cid:durableId="273A026A"/>
  <w16cid:commentId w16cid:paraId="5FDD384B" w16cid:durableId="273882E1"/>
  <w16cid:commentId w16cid:paraId="7943F141" w16cid:durableId="273883B7"/>
  <w16cid:commentId w16cid:paraId="7F514539" w16cid:durableId="273C23AA"/>
  <w16cid:commentId w16cid:paraId="416B5404" w16cid:durableId="273B1A8E"/>
  <w16cid:commentId w16cid:paraId="7E86BDA8" w16cid:durableId="273A3809"/>
  <w16cid:commentId w16cid:paraId="21037C72" w16cid:durableId="273A37F4"/>
  <w16cid:commentId w16cid:paraId="7681EC1A" w16cid:durableId="273C23F8"/>
  <w16cid:commentId w16cid:paraId="68F73578" w16cid:durableId="273C284F"/>
  <w16cid:commentId w16cid:paraId="28D2158C" w16cid:durableId="273C246F"/>
  <w16cid:commentId w16cid:paraId="2393A1AB" w16cid:durableId="273C24E7"/>
  <w16cid:commentId w16cid:paraId="740F2E3A" w16cid:durableId="273C268C"/>
  <w16cid:commentId w16cid:paraId="3232D869" w16cid:durableId="273C2749"/>
  <w16cid:commentId w16cid:paraId="3E0F1999" w16cid:durableId="273C2B57"/>
  <w16cid:commentId w16cid:paraId="5ABFC621" w16cid:durableId="2720D058"/>
  <w16cid:commentId w16cid:paraId="6C009059" w16cid:durableId="273C2CE5"/>
  <w16cid:commentId w16cid:paraId="65DC4F20" w16cid:durableId="273C2CFD"/>
  <w16cid:commentId w16cid:paraId="75533D21" w16cid:durableId="273C2DF7"/>
  <w16cid:commentId w16cid:paraId="361CE621" w16cid:durableId="273C2D7B"/>
  <w16cid:commentId w16cid:paraId="489F9C1D" w16cid:durableId="26F98C4D"/>
  <w16cid:commentId w16cid:paraId="58DE60BB" w16cid:durableId="27387A03"/>
  <w16cid:commentId w16cid:paraId="38831321" w16cid:durableId="273C2EEF"/>
  <w16cid:commentId w16cid:paraId="2E34ED5C" w16cid:durableId="26FB02DC"/>
  <w16cid:commentId w16cid:paraId="3F82C0AF" w16cid:durableId="26F98C5A"/>
  <w16cid:commentId w16cid:paraId="1626C062" w16cid:durableId="26FB1382"/>
  <w16cid:commentId w16cid:paraId="489EBCDF" w16cid:durableId="26F7045A"/>
  <w16cid:commentId w16cid:paraId="0CC0992C" w16cid:durableId="26F98C7C"/>
  <w16cid:commentId w16cid:paraId="50433803" w16cid:durableId="273A3779"/>
  <w16cid:commentId w16cid:paraId="453EC431" w16cid:durableId="273C3184"/>
  <w16cid:commentId w16cid:paraId="49D97F03" w16cid:durableId="273C2FED"/>
  <w16cid:commentId w16cid:paraId="7F44A358" w16cid:durableId="273C303D"/>
  <w16cid:commentId w16cid:paraId="0B80C5CA" w16cid:durableId="273C3108"/>
  <w16cid:commentId w16cid:paraId="292523E7" w16cid:durableId="26F6F168"/>
  <w16cid:commentId w16cid:paraId="10DF265E" w16cid:durableId="26F98CA2"/>
  <w16cid:commentId w16cid:paraId="03560262" w16cid:durableId="0E8BA1A9"/>
  <w16cid:commentId w16cid:paraId="37D139EF" w16cid:durableId="26F7B718"/>
  <w16cid:commentId w16cid:paraId="70A85313" w16cid:durableId="26FD19BD"/>
  <w16cid:commentId w16cid:paraId="0487E429" w16cid:durableId="26FD6164"/>
  <w16cid:commentId w16cid:paraId="028BD542" w16cid:durableId="26F692B8"/>
  <w16cid:commentId w16cid:paraId="4980E86B" w16cid:durableId="26F7B763"/>
  <w16cid:commentId w16cid:paraId="1EB1849C" w16cid:durableId="26F6FE7E"/>
  <w16cid:commentId w16cid:paraId="0404C498" w16cid:durableId="273A321A"/>
  <w16cid:commentId w16cid:paraId="1B390B26" w16cid:durableId="26F6EF47"/>
  <w16cid:commentId w16cid:paraId="766D664D" w16cid:durableId="26F6EF2F"/>
  <w16cid:commentId w16cid:paraId="5DFA8C56" w16cid:durableId="26F6EF1E"/>
  <w16cid:commentId w16cid:paraId="6FE69C86" w16cid:durableId="26F6EF3D"/>
  <w16cid:commentId w16cid:paraId="00EDBDAD" w16cid:durableId="27387A81"/>
  <w16cid:commentId w16cid:paraId="61394655" w16cid:durableId="26F692E6"/>
  <w16cid:commentId w16cid:paraId="6D4C0A69" w16cid:durableId="26F7B792"/>
  <w16cid:commentId w16cid:paraId="4A898DAB" w16cid:durableId="27387A78"/>
  <w16cid:commentId w16cid:paraId="284E2EB6" w16cid:durableId="273A38B5"/>
  <w16cid:commentId w16cid:paraId="74AAEE41" w16cid:durableId="27387A98"/>
  <w16cid:commentId w16cid:paraId="5237F0A5" w16cid:durableId="26F6CC41"/>
  <w16cid:commentId w16cid:paraId="4717B8B1" w16cid:durableId="26F6EC8B"/>
  <w16cid:commentId w16cid:paraId="74153477" w16cid:durableId="26F706E1"/>
  <w16cid:commentId w16cid:paraId="6C8AB516" w16cid:durableId="26F6EAF4"/>
  <w16cid:commentId w16cid:paraId="2051F093" w16cid:durableId="26FB1CA2"/>
  <w16cid:commentId w16cid:paraId="435E1A20" w16cid:durableId="273C32FE"/>
  <w16cid:commentId w16cid:paraId="0286FA51" w16cid:durableId="26FB1F3A"/>
  <w16cid:commentId w16cid:paraId="410A8F44" w16cid:durableId="273A33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D22FD" w14:textId="77777777" w:rsidR="00C53192" w:rsidRDefault="00C53192" w:rsidP="0050368C">
      <w:r>
        <w:separator/>
      </w:r>
    </w:p>
  </w:endnote>
  <w:endnote w:type="continuationSeparator" w:id="0">
    <w:p w14:paraId="5B773A49" w14:textId="77777777" w:rsidR="00C53192" w:rsidRDefault="00C53192" w:rsidP="0050368C">
      <w:r>
        <w:continuationSeparator/>
      </w:r>
    </w:p>
  </w:endnote>
  <w:endnote w:type="continuationNotice" w:id="1">
    <w:p w14:paraId="19E6E78A" w14:textId="77777777" w:rsidR="00C53192" w:rsidRDefault="00C531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235422"/>
      <w:docPartObj>
        <w:docPartGallery w:val="Page Numbers (Bottom of Page)"/>
        <w:docPartUnique/>
      </w:docPartObj>
    </w:sdtPr>
    <w:sdtContent>
      <w:p w14:paraId="39E6636D" w14:textId="77777777" w:rsidR="00C73BE9" w:rsidRDefault="009D305A" w:rsidP="0050368C">
        <w:pPr>
          <w:pStyle w:val="Footer"/>
        </w:pPr>
        <w:r>
          <w:rPr>
            <w:noProof/>
          </w:rPr>
          <mc:AlternateContent>
            <mc:Choice Requires="wps">
              <w:drawing>
                <wp:anchor distT="0" distB="0" distL="114300" distR="114300" simplePos="0" relativeHeight="251658240" behindDoc="0" locked="0" layoutInCell="1" allowOverlap="1" wp14:anchorId="313404D0" wp14:editId="33A96ADE">
                  <wp:simplePos x="0" y="0"/>
                  <wp:positionH relativeFrom="rightMargin">
                    <wp:align>center</wp:align>
                  </wp:positionH>
                  <wp:positionV relativeFrom="bottomMargin">
                    <wp:align>center</wp:align>
                  </wp:positionV>
                  <wp:extent cx="565785" cy="19177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9DFEC29" w14:textId="77777777" w:rsidR="00C73BE9" w:rsidRDefault="009D305A" w:rsidP="0050368C">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13404D0" id="Rectangle 5" o:spid="_x0000_s102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9DFEC29" w14:textId="77777777" w:rsidR="00C73BE9" w:rsidRDefault="009D305A" w:rsidP="0050368C">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CD974" w14:textId="77777777" w:rsidR="00C53192" w:rsidRDefault="00C53192" w:rsidP="0050368C">
      <w:r>
        <w:separator/>
      </w:r>
    </w:p>
  </w:footnote>
  <w:footnote w:type="continuationSeparator" w:id="0">
    <w:p w14:paraId="043EE5D4" w14:textId="77777777" w:rsidR="00C53192" w:rsidRDefault="00C53192" w:rsidP="0050368C">
      <w:r>
        <w:continuationSeparator/>
      </w:r>
    </w:p>
  </w:footnote>
  <w:footnote w:type="continuationNotice" w:id="1">
    <w:p w14:paraId="3153D1EC" w14:textId="77777777" w:rsidR="00C53192" w:rsidRDefault="00C531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3DCF8" w:themeFill="accent6" w:themeFillTint="66"/>
      <w:tblLook w:val="04A0" w:firstRow="1" w:lastRow="0" w:firstColumn="1" w:lastColumn="0" w:noHBand="0" w:noVBand="1"/>
    </w:tblPr>
    <w:tblGrid>
      <w:gridCol w:w="9360"/>
    </w:tblGrid>
    <w:tr w:rsidR="00D069DF" w:rsidRPr="00D069DF" w14:paraId="367A5DB3" w14:textId="77777777" w:rsidTr="00B12535">
      <w:trPr>
        <w:trHeight w:val="286"/>
      </w:trPr>
      <w:tc>
        <w:tcPr>
          <w:tcW w:w="5000" w:type="pct"/>
          <w:shd w:val="clear" w:color="auto" w:fill="E8F3D3" w:themeFill="accent2" w:themeFillTint="33"/>
          <w:vAlign w:val="center"/>
        </w:tcPr>
        <w:p w14:paraId="152B3AC5" w14:textId="7F16972E" w:rsidR="00C73BE9" w:rsidRPr="006626C2" w:rsidRDefault="009D305A" w:rsidP="0047659D">
          <w:pPr>
            <w:pStyle w:val="Header"/>
            <w:jc w:val="center"/>
            <w:rPr>
              <w:rStyle w:val="SubtleReference"/>
              <w:rFonts w:asciiTheme="majorHAnsi" w:hAnsiTheme="majorHAnsi"/>
              <w:color w:val="595959" w:themeColor="text1" w:themeTint="A6"/>
            </w:rPr>
          </w:pPr>
          <w:r w:rsidRPr="006626C2">
            <w:rPr>
              <w:rStyle w:val="SubtleReference"/>
              <w:rFonts w:asciiTheme="majorHAnsi" w:hAnsiTheme="majorHAnsi"/>
              <w:color w:val="668926" w:themeColor="accent2" w:themeShade="BF"/>
              <w:szCs w:val="32"/>
            </w:rPr>
            <w:t>Wind Turbine Ground Vibration Simulator</w:t>
          </w:r>
        </w:p>
      </w:tc>
    </w:tr>
  </w:tbl>
  <w:p w14:paraId="0F697678" w14:textId="77777777" w:rsidR="00C73BE9" w:rsidRPr="001746F8" w:rsidRDefault="00C73BE9" w:rsidP="0050368C">
    <w:pPr>
      <w:pStyle w:val="Header"/>
      <w:rPr>
        <w:rStyle w:val="SubtleReference"/>
      </w:rPr>
    </w:pPr>
  </w:p>
</w:hdr>
</file>

<file path=word/intelligence2.xml><?xml version="1.0" encoding="utf-8"?>
<int2:intelligence xmlns:int2="http://schemas.microsoft.com/office/intelligence/2020/intelligence" xmlns:oel="http://schemas.microsoft.com/office/2019/extlst">
  <int2:observations>
    <int2:textHash int2:hashCode="A1KorMlJx98h/s" int2:id="Skik9Cu3">
      <int2:state int2:value="Rejected" int2:type="LegacyProofing"/>
    </int2:textHash>
    <int2:textHash int2:hashCode="2sJPEIyg8KVyzo" int2:id="IHV2NSN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A22"/>
    <w:multiLevelType w:val="hybridMultilevel"/>
    <w:tmpl w:val="7FAC50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0251AA"/>
    <w:multiLevelType w:val="hybridMultilevel"/>
    <w:tmpl w:val="FFFFFFFF"/>
    <w:lvl w:ilvl="0" w:tplc="E2709E96">
      <w:start w:val="1"/>
      <w:numFmt w:val="bullet"/>
      <w:lvlText w:val="?"/>
      <w:lvlJc w:val="left"/>
      <w:pPr>
        <w:ind w:left="720" w:hanging="360"/>
      </w:pPr>
      <w:rPr>
        <w:rFonts w:ascii="Symbol" w:hAnsi="Symbol" w:hint="default"/>
      </w:rPr>
    </w:lvl>
    <w:lvl w:ilvl="1" w:tplc="6CB6073E">
      <w:start w:val="1"/>
      <w:numFmt w:val="bullet"/>
      <w:lvlText w:val="o"/>
      <w:lvlJc w:val="left"/>
      <w:pPr>
        <w:ind w:left="1440" w:hanging="360"/>
      </w:pPr>
      <w:rPr>
        <w:rFonts w:ascii="Courier New" w:hAnsi="Courier New" w:cs="Courier New" w:hint="default"/>
      </w:rPr>
    </w:lvl>
    <w:lvl w:ilvl="2" w:tplc="2D4ABC12">
      <w:start w:val="1"/>
      <w:numFmt w:val="bullet"/>
      <w:lvlText w:val="?"/>
      <w:lvlJc w:val="left"/>
      <w:pPr>
        <w:ind w:left="2160" w:hanging="360"/>
      </w:pPr>
      <w:rPr>
        <w:rFonts w:ascii="Wingdings" w:hAnsi="Wingdings" w:hint="default"/>
      </w:rPr>
    </w:lvl>
    <w:lvl w:ilvl="3" w:tplc="722EA876">
      <w:start w:val="1"/>
      <w:numFmt w:val="bullet"/>
      <w:lvlText w:val="?"/>
      <w:lvlJc w:val="left"/>
      <w:pPr>
        <w:ind w:left="2880" w:hanging="360"/>
      </w:pPr>
      <w:rPr>
        <w:rFonts w:ascii="Symbol" w:hAnsi="Symbol" w:hint="default"/>
      </w:rPr>
    </w:lvl>
    <w:lvl w:ilvl="4" w:tplc="31B09AAE">
      <w:start w:val="1"/>
      <w:numFmt w:val="bullet"/>
      <w:lvlText w:val="o"/>
      <w:lvlJc w:val="left"/>
      <w:pPr>
        <w:ind w:left="3600" w:hanging="360"/>
      </w:pPr>
      <w:rPr>
        <w:rFonts w:ascii="Courier New" w:hAnsi="Courier New" w:cs="Courier New" w:hint="default"/>
      </w:rPr>
    </w:lvl>
    <w:lvl w:ilvl="5" w:tplc="88828988">
      <w:start w:val="1"/>
      <w:numFmt w:val="bullet"/>
      <w:lvlText w:val="?"/>
      <w:lvlJc w:val="left"/>
      <w:pPr>
        <w:ind w:left="4320" w:hanging="360"/>
      </w:pPr>
      <w:rPr>
        <w:rFonts w:ascii="Wingdings" w:hAnsi="Wingdings" w:hint="default"/>
      </w:rPr>
    </w:lvl>
    <w:lvl w:ilvl="6" w:tplc="98440A1E">
      <w:start w:val="1"/>
      <w:numFmt w:val="bullet"/>
      <w:lvlText w:val="?"/>
      <w:lvlJc w:val="left"/>
      <w:pPr>
        <w:ind w:left="5040" w:hanging="360"/>
      </w:pPr>
      <w:rPr>
        <w:rFonts w:ascii="Symbol" w:hAnsi="Symbol" w:hint="default"/>
      </w:rPr>
    </w:lvl>
    <w:lvl w:ilvl="7" w:tplc="5BA66780">
      <w:start w:val="1"/>
      <w:numFmt w:val="bullet"/>
      <w:lvlText w:val="o"/>
      <w:lvlJc w:val="left"/>
      <w:pPr>
        <w:ind w:left="5760" w:hanging="360"/>
      </w:pPr>
      <w:rPr>
        <w:rFonts w:ascii="Courier New" w:hAnsi="Courier New" w:cs="Courier New" w:hint="default"/>
      </w:rPr>
    </w:lvl>
    <w:lvl w:ilvl="8" w:tplc="1552472E">
      <w:start w:val="1"/>
      <w:numFmt w:val="bullet"/>
      <w:lvlText w:val="?"/>
      <w:lvlJc w:val="left"/>
      <w:pPr>
        <w:ind w:left="6480" w:hanging="360"/>
      </w:pPr>
      <w:rPr>
        <w:rFonts w:ascii="Wingdings" w:hAnsi="Wingdings" w:hint="default"/>
      </w:rPr>
    </w:lvl>
  </w:abstractNum>
  <w:abstractNum w:abstractNumId="2" w15:restartNumberingAfterBreak="0">
    <w:nsid w:val="2A2E6602"/>
    <w:multiLevelType w:val="hybridMultilevel"/>
    <w:tmpl w:val="E49A6974"/>
    <w:lvl w:ilvl="0" w:tplc="4A8C7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81011"/>
    <w:multiLevelType w:val="hybridMultilevel"/>
    <w:tmpl w:val="B484CBAE"/>
    <w:lvl w:ilvl="0" w:tplc="50203A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63386"/>
    <w:multiLevelType w:val="hybridMultilevel"/>
    <w:tmpl w:val="FFFFFFFF"/>
    <w:lvl w:ilvl="0" w:tplc="9514CDDC">
      <w:start w:val="1"/>
      <w:numFmt w:val="decimal"/>
      <w:lvlText w:val="%1."/>
      <w:lvlJc w:val="left"/>
      <w:pPr>
        <w:ind w:left="720" w:hanging="360"/>
      </w:pPr>
    </w:lvl>
    <w:lvl w:ilvl="1" w:tplc="F8E0563E">
      <w:start w:val="1"/>
      <w:numFmt w:val="lowerLetter"/>
      <w:lvlText w:val="%2."/>
      <w:lvlJc w:val="left"/>
      <w:pPr>
        <w:ind w:left="1440" w:hanging="360"/>
      </w:pPr>
    </w:lvl>
    <w:lvl w:ilvl="2" w:tplc="F36AD062">
      <w:start w:val="1"/>
      <w:numFmt w:val="lowerRoman"/>
      <w:lvlText w:val="%3."/>
      <w:lvlJc w:val="right"/>
      <w:pPr>
        <w:ind w:left="2160" w:hanging="180"/>
      </w:pPr>
    </w:lvl>
    <w:lvl w:ilvl="3" w:tplc="C4602B0C">
      <w:start w:val="1"/>
      <w:numFmt w:val="decimal"/>
      <w:lvlText w:val="%4."/>
      <w:lvlJc w:val="left"/>
      <w:pPr>
        <w:ind w:left="2880" w:hanging="360"/>
      </w:pPr>
    </w:lvl>
    <w:lvl w:ilvl="4" w:tplc="D8FCD3C6">
      <w:start w:val="1"/>
      <w:numFmt w:val="lowerLetter"/>
      <w:lvlText w:val="%5."/>
      <w:lvlJc w:val="left"/>
      <w:pPr>
        <w:ind w:left="3600" w:hanging="360"/>
      </w:pPr>
    </w:lvl>
    <w:lvl w:ilvl="5" w:tplc="FC9CB380">
      <w:start w:val="1"/>
      <w:numFmt w:val="lowerRoman"/>
      <w:lvlText w:val="%6."/>
      <w:lvlJc w:val="right"/>
      <w:pPr>
        <w:ind w:left="4320" w:hanging="180"/>
      </w:pPr>
    </w:lvl>
    <w:lvl w:ilvl="6" w:tplc="DD521E94">
      <w:start w:val="1"/>
      <w:numFmt w:val="decimal"/>
      <w:lvlText w:val="%7."/>
      <w:lvlJc w:val="left"/>
      <w:pPr>
        <w:ind w:left="5040" w:hanging="360"/>
      </w:pPr>
    </w:lvl>
    <w:lvl w:ilvl="7" w:tplc="9E0EE55A">
      <w:start w:val="1"/>
      <w:numFmt w:val="lowerLetter"/>
      <w:lvlText w:val="%8."/>
      <w:lvlJc w:val="left"/>
      <w:pPr>
        <w:ind w:left="5760" w:hanging="360"/>
      </w:pPr>
    </w:lvl>
    <w:lvl w:ilvl="8" w:tplc="6680C21C">
      <w:start w:val="1"/>
      <w:numFmt w:val="lowerRoman"/>
      <w:lvlText w:val="%9."/>
      <w:lvlJc w:val="right"/>
      <w:pPr>
        <w:ind w:left="6480" w:hanging="180"/>
      </w:pPr>
    </w:lvl>
  </w:abstractNum>
  <w:abstractNum w:abstractNumId="5" w15:restartNumberingAfterBreak="0">
    <w:nsid w:val="383C182D"/>
    <w:multiLevelType w:val="multilevel"/>
    <w:tmpl w:val="74DA6BEA"/>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BC6F43"/>
    <w:multiLevelType w:val="multilevel"/>
    <w:tmpl w:val="CDCCA2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b w:val="0"/>
        <w:bCs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2C3046"/>
    <w:multiLevelType w:val="hybridMultilevel"/>
    <w:tmpl w:val="FFFFFFFF"/>
    <w:lvl w:ilvl="0" w:tplc="0B306A26">
      <w:numFmt w:val="none"/>
      <w:lvlText w:val=""/>
      <w:lvlJc w:val="left"/>
      <w:pPr>
        <w:tabs>
          <w:tab w:val="num" w:pos="360"/>
        </w:tabs>
      </w:pPr>
    </w:lvl>
    <w:lvl w:ilvl="1" w:tplc="8C9A6CD0">
      <w:start w:val="1"/>
      <w:numFmt w:val="lowerLetter"/>
      <w:lvlText w:val="%2."/>
      <w:lvlJc w:val="left"/>
      <w:pPr>
        <w:ind w:left="1440" w:hanging="360"/>
      </w:pPr>
    </w:lvl>
    <w:lvl w:ilvl="2" w:tplc="EA6E062C">
      <w:start w:val="1"/>
      <w:numFmt w:val="lowerRoman"/>
      <w:lvlText w:val="%3."/>
      <w:lvlJc w:val="right"/>
      <w:pPr>
        <w:ind w:left="2160" w:hanging="180"/>
      </w:pPr>
    </w:lvl>
    <w:lvl w:ilvl="3" w:tplc="49A0E7B4">
      <w:start w:val="1"/>
      <w:numFmt w:val="decimal"/>
      <w:lvlText w:val="%4."/>
      <w:lvlJc w:val="left"/>
      <w:pPr>
        <w:ind w:left="2880" w:hanging="360"/>
      </w:pPr>
    </w:lvl>
    <w:lvl w:ilvl="4" w:tplc="8B8E2CE8">
      <w:start w:val="1"/>
      <w:numFmt w:val="lowerLetter"/>
      <w:lvlText w:val="%5."/>
      <w:lvlJc w:val="left"/>
      <w:pPr>
        <w:ind w:left="3600" w:hanging="360"/>
      </w:pPr>
    </w:lvl>
    <w:lvl w:ilvl="5" w:tplc="33ACA194">
      <w:start w:val="1"/>
      <w:numFmt w:val="lowerRoman"/>
      <w:lvlText w:val="%6."/>
      <w:lvlJc w:val="right"/>
      <w:pPr>
        <w:ind w:left="4320" w:hanging="180"/>
      </w:pPr>
    </w:lvl>
    <w:lvl w:ilvl="6" w:tplc="378C4446">
      <w:start w:val="1"/>
      <w:numFmt w:val="decimal"/>
      <w:lvlText w:val="%7."/>
      <w:lvlJc w:val="left"/>
      <w:pPr>
        <w:ind w:left="5040" w:hanging="360"/>
      </w:pPr>
    </w:lvl>
    <w:lvl w:ilvl="7" w:tplc="8FA402BA">
      <w:start w:val="1"/>
      <w:numFmt w:val="lowerLetter"/>
      <w:lvlText w:val="%8."/>
      <w:lvlJc w:val="left"/>
      <w:pPr>
        <w:ind w:left="5760" w:hanging="360"/>
      </w:pPr>
    </w:lvl>
    <w:lvl w:ilvl="8" w:tplc="14E05AA6">
      <w:start w:val="1"/>
      <w:numFmt w:val="lowerRoman"/>
      <w:lvlText w:val="%9."/>
      <w:lvlJc w:val="right"/>
      <w:pPr>
        <w:ind w:left="6480" w:hanging="180"/>
      </w:pPr>
    </w:lvl>
  </w:abstractNum>
  <w:abstractNum w:abstractNumId="8" w15:restartNumberingAfterBreak="0">
    <w:nsid w:val="5ADD1F01"/>
    <w:multiLevelType w:val="multilevel"/>
    <w:tmpl w:val="311C591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8B76B47"/>
    <w:multiLevelType w:val="hybridMultilevel"/>
    <w:tmpl w:val="6EFC213A"/>
    <w:lvl w:ilvl="0" w:tplc="286E898A">
      <w:start w:val="1"/>
      <w:numFmt w:val="decimal"/>
      <w:lvlText w:val="%1."/>
      <w:lvlJc w:val="left"/>
      <w:pPr>
        <w:ind w:left="720" w:hanging="360"/>
      </w:pPr>
    </w:lvl>
    <w:lvl w:ilvl="1" w:tplc="FA145D32">
      <w:start w:val="1"/>
      <w:numFmt w:val="lowerLetter"/>
      <w:lvlText w:val="%2."/>
      <w:lvlJc w:val="left"/>
      <w:pPr>
        <w:ind w:left="1440" w:hanging="360"/>
      </w:pPr>
    </w:lvl>
    <w:lvl w:ilvl="2" w:tplc="D04EF016">
      <w:start w:val="1"/>
      <w:numFmt w:val="lowerRoman"/>
      <w:lvlText w:val="%3."/>
      <w:lvlJc w:val="right"/>
      <w:pPr>
        <w:ind w:left="2160" w:hanging="180"/>
      </w:pPr>
    </w:lvl>
    <w:lvl w:ilvl="3" w:tplc="3A08D794">
      <w:start w:val="1"/>
      <w:numFmt w:val="decimal"/>
      <w:lvlText w:val="%4."/>
      <w:lvlJc w:val="left"/>
      <w:pPr>
        <w:ind w:left="2880" w:hanging="360"/>
      </w:pPr>
    </w:lvl>
    <w:lvl w:ilvl="4" w:tplc="EF08B0B2">
      <w:start w:val="1"/>
      <w:numFmt w:val="lowerLetter"/>
      <w:lvlText w:val="%5."/>
      <w:lvlJc w:val="left"/>
      <w:pPr>
        <w:ind w:left="3600" w:hanging="360"/>
      </w:pPr>
    </w:lvl>
    <w:lvl w:ilvl="5" w:tplc="32844DE2">
      <w:start w:val="1"/>
      <w:numFmt w:val="lowerRoman"/>
      <w:lvlText w:val="%6."/>
      <w:lvlJc w:val="right"/>
      <w:pPr>
        <w:ind w:left="4320" w:hanging="180"/>
      </w:pPr>
    </w:lvl>
    <w:lvl w:ilvl="6" w:tplc="5718CE06">
      <w:start w:val="1"/>
      <w:numFmt w:val="decimal"/>
      <w:lvlText w:val="%7."/>
      <w:lvlJc w:val="left"/>
      <w:pPr>
        <w:ind w:left="5040" w:hanging="360"/>
      </w:pPr>
    </w:lvl>
    <w:lvl w:ilvl="7" w:tplc="707A5750">
      <w:start w:val="1"/>
      <w:numFmt w:val="lowerLetter"/>
      <w:lvlText w:val="%8."/>
      <w:lvlJc w:val="left"/>
      <w:pPr>
        <w:ind w:left="5760" w:hanging="360"/>
      </w:pPr>
    </w:lvl>
    <w:lvl w:ilvl="8" w:tplc="298088CA">
      <w:start w:val="1"/>
      <w:numFmt w:val="lowerRoman"/>
      <w:lvlText w:val="%9."/>
      <w:lvlJc w:val="right"/>
      <w:pPr>
        <w:ind w:left="6480" w:hanging="180"/>
      </w:pPr>
    </w:lvl>
  </w:abstractNum>
  <w:num w:numId="1" w16cid:durableId="357355">
    <w:abstractNumId w:val="9"/>
  </w:num>
  <w:num w:numId="2" w16cid:durableId="1254896620">
    <w:abstractNumId w:val="2"/>
  </w:num>
  <w:num w:numId="3" w16cid:durableId="596328433">
    <w:abstractNumId w:val="8"/>
  </w:num>
  <w:num w:numId="4" w16cid:durableId="1321619798">
    <w:abstractNumId w:val="0"/>
  </w:num>
  <w:num w:numId="5" w16cid:durableId="356393425">
    <w:abstractNumId w:val="5"/>
  </w:num>
  <w:num w:numId="6" w16cid:durableId="305209794">
    <w:abstractNumId w:val="4"/>
  </w:num>
  <w:num w:numId="7" w16cid:durableId="1167555227">
    <w:abstractNumId w:val="1"/>
  </w:num>
  <w:num w:numId="8" w16cid:durableId="1616715706">
    <w:abstractNumId w:val="7"/>
  </w:num>
  <w:num w:numId="9" w16cid:durableId="1779370012">
    <w:abstractNumId w:val="6"/>
  </w:num>
  <w:num w:numId="10" w16cid:durableId="14418776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a Copeland">
    <w15:presenceInfo w15:providerId="None" w15:userId="Meia Copeland"/>
  </w15:person>
  <w15:person w15:author="Yuu Ono">
    <w15:presenceInfo w15:providerId="AD" w15:userId="S::YuOno@cunet.carleton.ca::f98ec1f9-5b2d-4c7a-ab77-5d92a9ef3613"/>
  </w15:person>
  <w15:person w15:author="Shawaiz  Khan">
    <w15:presenceInfo w15:providerId="AD" w15:userId="S::shawaizkhan@cmail.carleton.ca::8cf416dc-32ef-432f-9796-aabe3feaf08a"/>
  </w15:person>
  <w15:person w15:author="Ranishka Fernando">
    <w15:presenceInfo w15:providerId="None" w15:userId="Ranishka Fernando"/>
  </w15:person>
  <w15:person w15:author="Marwan Zeyada">
    <w15:presenceInfo w15:providerId="AD" w15:userId="S::marwanzeyada@cmail.carleton.ca::7678cca7-e273-4965-bd3a-e5917e156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F1E"/>
    <w:rsid w:val="0000634B"/>
    <w:rsid w:val="000177AD"/>
    <w:rsid w:val="000264F4"/>
    <w:rsid w:val="000267B9"/>
    <w:rsid w:val="00026DC5"/>
    <w:rsid w:val="000316CC"/>
    <w:rsid w:val="00037A58"/>
    <w:rsid w:val="000455F5"/>
    <w:rsid w:val="0004570C"/>
    <w:rsid w:val="00046255"/>
    <w:rsid w:val="00050104"/>
    <w:rsid w:val="000532BE"/>
    <w:rsid w:val="000544C2"/>
    <w:rsid w:val="00055C9C"/>
    <w:rsid w:val="00060441"/>
    <w:rsid w:val="00061C99"/>
    <w:rsid w:val="00075020"/>
    <w:rsid w:val="000855C8"/>
    <w:rsid w:val="00086E25"/>
    <w:rsid w:val="00087CC1"/>
    <w:rsid w:val="00091545"/>
    <w:rsid w:val="000934A3"/>
    <w:rsid w:val="00093995"/>
    <w:rsid w:val="00097D61"/>
    <w:rsid w:val="000A0AC0"/>
    <w:rsid w:val="000A72E1"/>
    <w:rsid w:val="000B0ADE"/>
    <w:rsid w:val="000B154C"/>
    <w:rsid w:val="000B5F44"/>
    <w:rsid w:val="000B6F39"/>
    <w:rsid w:val="000D61A0"/>
    <w:rsid w:val="000E34BC"/>
    <w:rsid w:val="000E6F46"/>
    <w:rsid w:val="000F26AC"/>
    <w:rsid w:val="001035F9"/>
    <w:rsid w:val="00105CAB"/>
    <w:rsid w:val="00116E8D"/>
    <w:rsid w:val="001226C8"/>
    <w:rsid w:val="001263AF"/>
    <w:rsid w:val="00134B43"/>
    <w:rsid w:val="00141937"/>
    <w:rsid w:val="0015156B"/>
    <w:rsid w:val="0015334E"/>
    <w:rsid w:val="0015506C"/>
    <w:rsid w:val="00161821"/>
    <w:rsid w:val="0016297E"/>
    <w:rsid w:val="00163089"/>
    <w:rsid w:val="00165D02"/>
    <w:rsid w:val="00175C0D"/>
    <w:rsid w:val="001801E5"/>
    <w:rsid w:val="00182E00"/>
    <w:rsid w:val="0019010D"/>
    <w:rsid w:val="00190FC5"/>
    <w:rsid w:val="00194346"/>
    <w:rsid w:val="00197282"/>
    <w:rsid w:val="001A0FF0"/>
    <w:rsid w:val="001B0818"/>
    <w:rsid w:val="001B0F60"/>
    <w:rsid w:val="001B21C2"/>
    <w:rsid w:val="001B377C"/>
    <w:rsid w:val="001B4945"/>
    <w:rsid w:val="001B645C"/>
    <w:rsid w:val="001B6B75"/>
    <w:rsid w:val="001C26BC"/>
    <w:rsid w:val="001C3870"/>
    <w:rsid w:val="001C471E"/>
    <w:rsid w:val="001C47D6"/>
    <w:rsid w:val="001C6659"/>
    <w:rsid w:val="001C6E56"/>
    <w:rsid w:val="001C71BA"/>
    <w:rsid w:val="001C724B"/>
    <w:rsid w:val="001D0390"/>
    <w:rsid w:val="001D4B86"/>
    <w:rsid w:val="001E0EEC"/>
    <w:rsid w:val="001E0F0D"/>
    <w:rsid w:val="001E448C"/>
    <w:rsid w:val="001E5DB5"/>
    <w:rsid w:val="001F0312"/>
    <w:rsid w:val="001F2F6F"/>
    <w:rsid w:val="001F3BDD"/>
    <w:rsid w:val="001F4E81"/>
    <w:rsid w:val="00204F8F"/>
    <w:rsid w:val="00205927"/>
    <w:rsid w:val="00220B95"/>
    <w:rsid w:val="00220CF2"/>
    <w:rsid w:val="00232468"/>
    <w:rsid w:val="00235299"/>
    <w:rsid w:val="002411F4"/>
    <w:rsid w:val="0024181B"/>
    <w:rsid w:val="002428E2"/>
    <w:rsid w:val="00244E51"/>
    <w:rsid w:val="0024657F"/>
    <w:rsid w:val="00246E85"/>
    <w:rsid w:val="00253EB5"/>
    <w:rsid w:val="00254A0B"/>
    <w:rsid w:val="002609C0"/>
    <w:rsid w:val="00260AD9"/>
    <w:rsid w:val="00261FF7"/>
    <w:rsid w:val="0026659F"/>
    <w:rsid w:val="0026783C"/>
    <w:rsid w:val="00267FBA"/>
    <w:rsid w:val="002717C5"/>
    <w:rsid w:val="002727E6"/>
    <w:rsid w:val="00274B23"/>
    <w:rsid w:val="0028496D"/>
    <w:rsid w:val="002861A0"/>
    <w:rsid w:val="00286EF3"/>
    <w:rsid w:val="002878D5"/>
    <w:rsid w:val="00290431"/>
    <w:rsid w:val="00290A11"/>
    <w:rsid w:val="002925D0"/>
    <w:rsid w:val="00297CD3"/>
    <w:rsid w:val="002A077F"/>
    <w:rsid w:val="002A2916"/>
    <w:rsid w:val="002A7322"/>
    <w:rsid w:val="002B3A8E"/>
    <w:rsid w:val="002B654F"/>
    <w:rsid w:val="002B75B0"/>
    <w:rsid w:val="002B7BCC"/>
    <w:rsid w:val="002C4C1B"/>
    <w:rsid w:val="002D3776"/>
    <w:rsid w:val="002D76CB"/>
    <w:rsid w:val="002D7CB5"/>
    <w:rsid w:val="002E0805"/>
    <w:rsid w:val="002E19CD"/>
    <w:rsid w:val="002E5847"/>
    <w:rsid w:val="002F218E"/>
    <w:rsid w:val="002F31F9"/>
    <w:rsid w:val="002F76C1"/>
    <w:rsid w:val="002F7C7D"/>
    <w:rsid w:val="003004C0"/>
    <w:rsid w:val="00300D7E"/>
    <w:rsid w:val="00303B6A"/>
    <w:rsid w:val="003053F6"/>
    <w:rsid w:val="00311670"/>
    <w:rsid w:val="003179A3"/>
    <w:rsid w:val="0032171B"/>
    <w:rsid w:val="00322FDF"/>
    <w:rsid w:val="00323741"/>
    <w:rsid w:val="00324008"/>
    <w:rsid w:val="00325355"/>
    <w:rsid w:val="00327D8C"/>
    <w:rsid w:val="00330954"/>
    <w:rsid w:val="003348A9"/>
    <w:rsid w:val="003349F2"/>
    <w:rsid w:val="00335DEC"/>
    <w:rsid w:val="00341582"/>
    <w:rsid w:val="00344195"/>
    <w:rsid w:val="00350161"/>
    <w:rsid w:val="003503C6"/>
    <w:rsid w:val="0035215F"/>
    <w:rsid w:val="00352912"/>
    <w:rsid w:val="00362857"/>
    <w:rsid w:val="00367831"/>
    <w:rsid w:val="003859B7"/>
    <w:rsid w:val="00393C05"/>
    <w:rsid w:val="003944E8"/>
    <w:rsid w:val="00395B4B"/>
    <w:rsid w:val="00396D7D"/>
    <w:rsid w:val="003A0EF6"/>
    <w:rsid w:val="003A1665"/>
    <w:rsid w:val="003A3EE6"/>
    <w:rsid w:val="003A5311"/>
    <w:rsid w:val="003A62DE"/>
    <w:rsid w:val="003B346C"/>
    <w:rsid w:val="003B491F"/>
    <w:rsid w:val="003B55DB"/>
    <w:rsid w:val="003B6DE8"/>
    <w:rsid w:val="003C2A27"/>
    <w:rsid w:val="003C4B14"/>
    <w:rsid w:val="003D303B"/>
    <w:rsid w:val="003D41F2"/>
    <w:rsid w:val="003D735E"/>
    <w:rsid w:val="003D7D49"/>
    <w:rsid w:val="003D9A7A"/>
    <w:rsid w:val="003E0680"/>
    <w:rsid w:val="003E2D86"/>
    <w:rsid w:val="003E3A58"/>
    <w:rsid w:val="003E506A"/>
    <w:rsid w:val="003E5958"/>
    <w:rsid w:val="003F66CB"/>
    <w:rsid w:val="00402955"/>
    <w:rsid w:val="0041186F"/>
    <w:rsid w:val="004124C4"/>
    <w:rsid w:val="00413C48"/>
    <w:rsid w:val="00421F0A"/>
    <w:rsid w:val="004260F6"/>
    <w:rsid w:val="004271C8"/>
    <w:rsid w:val="00427B6B"/>
    <w:rsid w:val="0043035E"/>
    <w:rsid w:val="00430D81"/>
    <w:rsid w:val="00431BC8"/>
    <w:rsid w:val="00434EB6"/>
    <w:rsid w:val="004404A5"/>
    <w:rsid w:val="004507A5"/>
    <w:rsid w:val="00452D75"/>
    <w:rsid w:val="00456D9A"/>
    <w:rsid w:val="00466F09"/>
    <w:rsid w:val="00470D73"/>
    <w:rsid w:val="00473159"/>
    <w:rsid w:val="0047530B"/>
    <w:rsid w:val="0047659D"/>
    <w:rsid w:val="0048335A"/>
    <w:rsid w:val="00483689"/>
    <w:rsid w:val="00483BA3"/>
    <w:rsid w:val="004950EF"/>
    <w:rsid w:val="004A2C55"/>
    <w:rsid w:val="004A34B4"/>
    <w:rsid w:val="004A4070"/>
    <w:rsid w:val="004B26C9"/>
    <w:rsid w:val="004B3699"/>
    <w:rsid w:val="004B3F76"/>
    <w:rsid w:val="004B44CA"/>
    <w:rsid w:val="004B539A"/>
    <w:rsid w:val="004B703B"/>
    <w:rsid w:val="004B7C6A"/>
    <w:rsid w:val="004C2D59"/>
    <w:rsid w:val="004C40B7"/>
    <w:rsid w:val="004C488E"/>
    <w:rsid w:val="004C5288"/>
    <w:rsid w:val="004F4C90"/>
    <w:rsid w:val="0050368C"/>
    <w:rsid w:val="005055DD"/>
    <w:rsid w:val="00506AE9"/>
    <w:rsid w:val="00507B5B"/>
    <w:rsid w:val="00517A81"/>
    <w:rsid w:val="00520775"/>
    <w:rsid w:val="00526567"/>
    <w:rsid w:val="005305E1"/>
    <w:rsid w:val="00540883"/>
    <w:rsid w:val="0054166A"/>
    <w:rsid w:val="00542CAC"/>
    <w:rsid w:val="00543BA9"/>
    <w:rsid w:val="005442FE"/>
    <w:rsid w:val="00545BE3"/>
    <w:rsid w:val="00551577"/>
    <w:rsid w:val="00553C8B"/>
    <w:rsid w:val="00554C74"/>
    <w:rsid w:val="00555DF3"/>
    <w:rsid w:val="00555F0F"/>
    <w:rsid w:val="00560D2F"/>
    <w:rsid w:val="00562242"/>
    <w:rsid w:val="00565A31"/>
    <w:rsid w:val="00565FC0"/>
    <w:rsid w:val="00570E5B"/>
    <w:rsid w:val="0057126A"/>
    <w:rsid w:val="0057157D"/>
    <w:rsid w:val="00573C00"/>
    <w:rsid w:val="00573C63"/>
    <w:rsid w:val="0057637B"/>
    <w:rsid w:val="00577A29"/>
    <w:rsid w:val="0058048F"/>
    <w:rsid w:val="00582797"/>
    <w:rsid w:val="00582DF9"/>
    <w:rsid w:val="005837BD"/>
    <w:rsid w:val="00585783"/>
    <w:rsid w:val="00585DDF"/>
    <w:rsid w:val="00595F75"/>
    <w:rsid w:val="00597164"/>
    <w:rsid w:val="005A0667"/>
    <w:rsid w:val="005A13AA"/>
    <w:rsid w:val="005A579D"/>
    <w:rsid w:val="005A69DA"/>
    <w:rsid w:val="005B2878"/>
    <w:rsid w:val="005B52E3"/>
    <w:rsid w:val="005C23E9"/>
    <w:rsid w:val="005C3F0A"/>
    <w:rsid w:val="005C42CA"/>
    <w:rsid w:val="005C6B59"/>
    <w:rsid w:val="005C7BF0"/>
    <w:rsid w:val="005D1811"/>
    <w:rsid w:val="005D4E2E"/>
    <w:rsid w:val="005E0245"/>
    <w:rsid w:val="005E7366"/>
    <w:rsid w:val="005F5AE6"/>
    <w:rsid w:val="005F5D08"/>
    <w:rsid w:val="005F6FAC"/>
    <w:rsid w:val="00600D30"/>
    <w:rsid w:val="00600FC5"/>
    <w:rsid w:val="00605088"/>
    <w:rsid w:val="00605647"/>
    <w:rsid w:val="006114D7"/>
    <w:rsid w:val="006213ED"/>
    <w:rsid w:val="00624062"/>
    <w:rsid w:val="00625C05"/>
    <w:rsid w:val="006314B7"/>
    <w:rsid w:val="0063292D"/>
    <w:rsid w:val="00641FA4"/>
    <w:rsid w:val="00643D9D"/>
    <w:rsid w:val="0064544E"/>
    <w:rsid w:val="0065229E"/>
    <w:rsid w:val="006556A7"/>
    <w:rsid w:val="00655780"/>
    <w:rsid w:val="0065787D"/>
    <w:rsid w:val="006626C2"/>
    <w:rsid w:val="00662D73"/>
    <w:rsid w:val="00663885"/>
    <w:rsid w:val="00664C27"/>
    <w:rsid w:val="0067369E"/>
    <w:rsid w:val="00673F30"/>
    <w:rsid w:val="00675AD3"/>
    <w:rsid w:val="0067611F"/>
    <w:rsid w:val="006822B4"/>
    <w:rsid w:val="00692AED"/>
    <w:rsid w:val="00692B4D"/>
    <w:rsid w:val="0069614C"/>
    <w:rsid w:val="006A0875"/>
    <w:rsid w:val="006A13E2"/>
    <w:rsid w:val="006A40AA"/>
    <w:rsid w:val="006B13C3"/>
    <w:rsid w:val="006B41CC"/>
    <w:rsid w:val="006B5D2E"/>
    <w:rsid w:val="006B7CD7"/>
    <w:rsid w:val="006C2181"/>
    <w:rsid w:val="006C4CF6"/>
    <w:rsid w:val="006C520F"/>
    <w:rsid w:val="006D2269"/>
    <w:rsid w:val="006D590D"/>
    <w:rsid w:val="006E389F"/>
    <w:rsid w:val="006F13D4"/>
    <w:rsid w:val="006F7EBC"/>
    <w:rsid w:val="007030E2"/>
    <w:rsid w:val="0070508D"/>
    <w:rsid w:val="00706332"/>
    <w:rsid w:val="00711BCA"/>
    <w:rsid w:val="0071208B"/>
    <w:rsid w:val="00720CD1"/>
    <w:rsid w:val="007245C0"/>
    <w:rsid w:val="00725360"/>
    <w:rsid w:val="00725AD8"/>
    <w:rsid w:val="0072694E"/>
    <w:rsid w:val="00726C4D"/>
    <w:rsid w:val="007277B2"/>
    <w:rsid w:val="00727E08"/>
    <w:rsid w:val="00727E86"/>
    <w:rsid w:val="007311DD"/>
    <w:rsid w:val="007336E1"/>
    <w:rsid w:val="007358D0"/>
    <w:rsid w:val="00740F8A"/>
    <w:rsid w:val="0074271F"/>
    <w:rsid w:val="00742996"/>
    <w:rsid w:val="00743394"/>
    <w:rsid w:val="00743CF8"/>
    <w:rsid w:val="00744A90"/>
    <w:rsid w:val="0074611F"/>
    <w:rsid w:val="00746409"/>
    <w:rsid w:val="00750A88"/>
    <w:rsid w:val="00755F1E"/>
    <w:rsid w:val="00757DAC"/>
    <w:rsid w:val="00757FC0"/>
    <w:rsid w:val="0076360D"/>
    <w:rsid w:val="007668B4"/>
    <w:rsid w:val="007676C9"/>
    <w:rsid w:val="00767F92"/>
    <w:rsid w:val="00770C2A"/>
    <w:rsid w:val="0077112A"/>
    <w:rsid w:val="00771F93"/>
    <w:rsid w:val="00772B8B"/>
    <w:rsid w:val="007757E9"/>
    <w:rsid w:val="007861DA"/>
    <w:rsid w:val="007A0B83"/>
    <w:rsid w:val="007A172E"/>
    <w:rsid w:val="007A4354"/>
    <w:rsid w:val="007A5FBB"/>
    <w:rsid w:val="007A721A"/>
    <w:rsid w:val="007C1583"/>
    <w:rsid w:val="007C2186"/>
    <w:rsid w:val="007C6B16"/>
    <w:rsid w:val="007E0762"/>
    <w:rsid w:val="007E172B"/>
    <w:rsid w:val="007E3F28"/>
    <w:rsid w:val="007E7543"/>
    <w:rsid w:val="008016E9"/>
    <w:rsid w:val="0080531F"/>
    <w:rsid w:val="00806DF2"/>
    <w:rsid w:val="00811387"/>
    <w:rsid w:val="00813546"/>
    <w:rsid w:val="00814240"/>
    <w:rsid w:val="0081637E"/>
    <w:rsid w:val="00816CD7"/>
    <w:rsid w:val="008178DC"/>
    <w:rsid w:val="00822531"/>
    <w:rsid w:val="00837160"/>
    <w:rsid w:val="00845E03"/>
    <w:rsid w:val="00845FD4"/>
    <w:rsid w:val="00847085"/>
    <w:rsid w:val="008549EF"/>
    <w:rsid w:val="00855F2E"/>
    <w:rsid w:val="0085762C"/>
    <w:rsid w:val="00857C2A"/>
    <w:rsid w:val="0086260E"/>
    <w:rsid w:val="00862D3B"/>
    <w:rsid w:val="00884A3F"/>
    <w:rsid w:val="008907AC"/>
    <w:rsid w:val="008949D1"/>
    <w:rsid w:val="008A2161"/>
    <w:rsid w:val="008A2318"/>
    <w:rsid w:val="008A4037"/>
    <w:rsid w:val="008A4191"/>
    <w:rsid w:val="008B45BA"/>
    <w:rsid w:val="008BC6B7"/>
    <w:rsid w:val="008C0A5F"/>
    <w:rsid w:val="008C4721"/>
    <w:rsid w:val="008D1565"/>
    <w:rsid w:val="008D39ED"/>
    <w:rsid w:val="008D5292"/>
    <w:rsid w:val="008F1EBF"/>
    <w:rsid w:val="008F71FA"/>
    <w:rsid w:val="008F7736"/>
    <w:rsid w:val="00900DE9"/>
    <w:rsid w:val="009130DC"/>
    <w:rsid w:val="00917837"/>
    <w:rsid w:val="0092319C"/>
    <w:rsid w:val="00925677"/>
    <w:rsid w:val="00927FF0"/>
    <w:rsid w:val="00936FF9"/>
    <w:rsid w:val="00941A99"/>
    <w:rsid w:val="00947875"/>
    <w:rsid w:val="00947894"/>
    <w:rsid w:val="00950167"/>
    <w:rsid w:val="00953A97"/>
    <w:rsid w:val="009574D0"/>
    <w:rsid w:val="009606AD"/>
    <w:rsid w:val="00961E8A"/>
    <w:rsid w:val="00970302"/>
    <w:rsid w:val="009707F9"/>
    <w:rsid w:val="00976055"/>
    <w:rsid w:val="00976984"/>
    <w:rsid w:val="00984299"/>
    <w:rsid w:val="00984FB5"/>
    <w:rsid w:val="009852A4"/>
    <w:rsid w:val="00992CA5"/>
    <w:rsid w:val="00995125"/>
    <w:rsid w:val="009A205F"/>
    <w:rsid w:val="009B2503"/>
    <w:rsid w:val="009B37C1"/>
    <w:rsid w:val="009C50E6"/>
    <w:rsid w:val="009D305A"/>
    <w:rsid w:val="009D5C68"/>
    <w:rsid w:val="009D6357"/>
    <w:rsid w:val="009E5870"/>
    <w:rsid w:val="009E79E8"/>
    <w:rsid w:val="009F0319"/>
    <w:rsid w:val="009F2D4E"/>
    <w:rsid w:val="009F3EA9"/>
    <w:rsid w:val="009F5B5A"/>
    <w:rsid w:val="00A01132"/>
    <w:rsid w:val="00A04152"/>
    <w:rsid w:val="00A122C6"/>
    <w:rsid w:val="00A12DE2"/>
    <w:rsid w:val="00A1792C"/>
    <w:rsid w:val="00A2006A"/>
    <w:rsid w:val="00A2095A"/>
    <w:rsid w:val="00A22663"/>
    <w:rsid w:val="00A228B1"/>
    <w:rsid w:val="00A23D60"/>
    <w:rsid w:val="00A27DBF"/>
    <w:rsid w:val="00A30433"/>
    <w:rsid w:val="00A35A58"/>
    <w:rsid w:val="00A37CDB"/>
    <w:rsid w:val="00A41112"/>
    <w:rsid w:val="00A42FA7"/>
    <w:rsid w:val="00A46A85"/>
    <w:rsid w:val="00A475EB"/>
    <w:rsid w:val="00A52352"/>
    <w:rsid w:val="00A64382"/>
    <w:rsid w:val="00A66AEE"/>
    <w:rsid w:val="00A73C0B"/>
    <w:rsid w:val="00A837EA"/>
    <w:rsid w:val="00A84B8D"/>
    <w:rsid w:val="00A85FD4"/>
    <w:rsid w:val="00A86D61"/>
    <w:rsid w:val="00A904F1"/>
    <w:rsid w:val="00A96828"/>
    <w:rsid w:val="00AA17D6"/>
    <w:rsid w:val="00AA60DE"/>
    <w:rsid w:val="00AA7C66"/>
    <w:rsid w:val="00AB22C9"/>
    <w:rsid w:val="00AB4199"/>
    <w:rsid w:val="00AB7902"/>
    <w:rsid w:val="00AC6822"/>
    <w:rsid w:val="00AC7BC1"/>
    <w:rsid w:val="00AD3C0C"/>
    <w:rsid w:val="00AE00FC"/>
    <w:rsid w:val="00AE031C"/>
    <w:rsid w:val="00AE0D7C"/>
    <w:rsid w:val="00AE1BCB"/>
    <w:rsid w:val="00AE1C32"/>
    <w:rsid w:val="00AE2838"/>
    <w:rsid w:val="00AE7C0E"/>
    <w:rsid w:val="00AF055F"/>
    <w:rsid w:val="00AF291D"/>
    <w:rsid w:val="00AF3799"/>
    <w:rsid w:val="00AF6C16"/>
    <w:rsid w:val="00AF7FB3"/>
    <w:rsid w:val="00B033FB"/>
    <w:rsid w:val="00B12535"/>
    <w:rsid w:val="00B12E77"/>
    <w:rsid w:val="00B16AD2"/>
    <w:rsid w:val="00B17189"/>
    <w:rsid w:val="00B25448"/>
    <w:rsid w:val="00B267E2"/>
    <w:rsid w:val="00B27AD9"/>
    <w:rsid w:val="00B32DA9"/>
    <w:rsid w:val="00B43EE2"/>
    <w:rsid w:val="00B51C04"/>
    <w:rsid w:val="00B551CB"/>
    <w:rsid w:val="00B55401"/>
    <w:rsid w:val="00B61937"/>
    <w:rsid w:val="00B64825"/>
    <w:rsid w:val="00B673A7"/>
    <w:rsid w:val="00B67687"/>
    <w:rsid w:val="00B72DC1"/>
    <w:rsid w:val="00B7369A"/>
    <w:rsid w:val="00B76941"/>
    <w:rsid w:val="00B83020"/>
    <w:rsid w:val="00B830EF"/>
    <w:rsid w:val="00B847D5"/>
    <w:rsid w:val="00B84CCC"/>
    <w:rsid w:val="00B87E28"/>
    <w:rsid w:val="00B90EAE"/>
    <w:rsid w:val="00B93D09"/>
    <w:rsid w:val="00BA244C"/>
    <w:rsid w:val="00BA64EB"/>
    <w:rsid w:val="00BB0006"/>
    <w:rsid w:val="00BB0E3F"/>
    <w:rsid w:val="00BB315D"/>
    <w:rsid w:val="00BB3210"/>
    <w:rsid w:val="00BB37D9"/>
    <w:rsid w:val="00BB4781"/>
    <w:rsid w:val="00BC241E"/>
    <w:rsid w:val="00BC4348"/>
    <w:rsid w:val="00BC72F6"/>
    <w:rsid w:val="00BD22F7"/>
    <w:rsid w:val="00BD2F15"/>
    <w:rsid w:val="00BD32B7"/>
    <w:rsid w:val="00BD34D3"/>
    <w:rsid w:val="00BD375C"/>
    <w:rsid w:val="00BD6876"/>
    <w:rsid w:val="00BD6A62"/>
    <w:rsid w:val="00BF69AD"/>
    <w:rsid w:val="00C007EB"/>
    <w:rsid w:val="00C00B98"/>
    <w:rsid w:val="00C01AAC"/>
    <w:rsid w:val="00C01B39"/>
    <w:rsid w:val="00C0215C"/>
    <w:rsid w:val="00C02B52"/>
    <w:rsid w:val="00C02C24"/>
    <w:rsid w:val="00C04789"/>
    <w:rsid w:val="00C04B08"/>
    <w:rsid w:val="00C1383B"/>
    <w:rsid w:val="00C201DD"/>
    <w:rsid w:val="00C22923"/>
    <w:rsid w:val="00C33824"/>
    <w:rsid w:val="00C35267"/>
    <w:rsid w:val="00C41241"/>
    <w:rsid w:val="00C46068"/>
    <w:rsid w:val="00C53192"/>
    <w:rsid w:val="00C57DC4"/>
    <w:rsid w:val="00C7135C"/>
    <w:rsid w:val="00C724A9"/>
    <w:rsid w:val="00C72543"/>
    <w:rsid w:val="00C72A2B"/>
    <w:rsid w:val="00C73568"/>
    <w:rsid w:val="00C73BE9"/>
    <w:rsid w:val="00C81403"/>
    <w:rsid w:val="00C84943"/>
    <w:rsid w:val="00C93AA0"/>
    <w:rsid w:val="00C97A69"/>
    <w:rsid w:val="00CA45CD"/>
    <w:rsid w:val="00CA4A4A"/>
    <w:rsid w:val="00CA65FC"/>
    <w:rsid w:val="00CB2A68"/>
    <w:rsid w:val="00CC1A9A"/>
    <w:rsid w:val="00CC2239"/>
    <w:rsid w:val="00CC2CA3"/>
    <w:rsid w:val="00CC5400"/>
    <w:rsid w:val="00CC7011"/>
    <w:rsid w:val="00CC711B"/>
    <w:rsid w:val="00CF0064"/>
    <w:rsid w:val="00CF1B55"/>
    <w:rsid w:val="00CF40A0"/>
    <w:rsid w:val="00CF60DF"/>
    <w:rsid w:val="00CF656D"/>
    <w:rsid w:val="00CF6949"/>
    <w:rsid w:val="00D00E5D"/>
    <w:rsid w:val="00D04038"/>
    <w:rsid w:val="00D04BAF"/>
    <w:rsid w:val="00D069DF"/>
    <w:rsid w:val="00D23932"/>
    <w:rsid w:val="00D414F9"/>
    <w:rsid w:val="00D471F7"/>
    <w:rsid w:val="00D556FB"/>
    <w:rsid w:val="00D5658C"/>
    <w:rsid w:val="00D567A5"/>
    <w:rsid w:val="00D66647"/>
    <w:rsid w:val="00D67000"/>
    <w:rsid w:val="00D717BF"/>
    <w:rsid w:val="00D82B7E"/>
    <w:rsid w:val="00D86717"/>
    <w:rsid w:val="00D90DFA"/>
    <w:rsid w:val="00D95E6D"/>
    <w:rsid w:val="00D961C8"/>
    <w:rsid w:val="00D96A32"/>
    <w:rsid w:val="00D97D1A"/>
    <w:rsid w:val="00DA1532"/>
    <w:rsid w:val="00DA326D"/>
    <w:rsid w:val="00DA48B1"/>
    <w:rsid w:val="00DB29AA"/>
    <w:rsid w:val="00DB2B04"/>
    <w:rsid w:val="00DC3B46"/>
    <w:rsid w:val="00DC3D59"/>
    <w:rsid w:val="00DC6129"/>
    <w:rsid w:val="00DC72E6"/>
    <w:rsid w:val="00DD0B3D"/>
    <w:rsid w:val="00DD41FB"/>
    <w:rsid w:val="00DD754C"/>
    <w:rsid w:val="00DD772A"/>
    <w:rsid w:val="00DE3966"/>
    <w:rsid w:val="00DE4873"/>
    <w:rsid w:val="00DE5DF7"/>
    <w:rsid w:val="00DF2027"/>
    <w:rsid w:val="00E149DA"/>
    <w:rsid w:val="00E20C97"/>
    <w:rsid w:val="00E23E85"/>
    <w:rsid w:val="00E27E4D"/>
    <w:rsid w:val="00E3224C"/>
    <w:rsid w:val="00E374F5"/>
    <w:rsid w:val="00E4086D"/>
    <w:rsid w:val="00E443FF"/>
    <w:rsid w:val="00E47E09"/>
    <w:rsid w:val="00E50178"/>
    <w:rsid w:val="00E51101"/>
    <w:rsid w:val="00E51169"/>
    <w:rsid w:val="00E53B38"/>
    <w:rsid w:val="00E56455"/>
    <w:rsid w:val="00E67006"/>
    <w:rsid w:val="00E769D1"/>
    <w:rsid w:val="00E83B4A"/>
    <w:rsid w:val="00E90569"/>
    <w:rsid w:val="00E9457E"/>
    <w:rsid w:val="00E95F11"/>
    <w:rsid w:val="00EA02D7"/>
    <w:rsid w:val="00EA034A"/>
    <w:rsid w:val="00EA4111"/>
    <w:rsid w:val="00EA48BA"/>
    <w:rsid w:val="00EA678C"/>
    <w:rsid w:val="00EA6F49"/>
    <w:rsid w:val="00EA7ED9"/>
    <w:rsid w:val="00EB3421"/>
    <w:rsid w:val="00EB48C7"/>
    <w:rsid w:val="00EC0047"/>
    <w:rsid w:val="00EC22C2"/>
    <w:rsid w:val="00EC2D53"/>
    <w:rsid w:val="00EC5186"/>
    <w:rsid w:val="00EC6AC5"/>
    <w:rsid w:val="00ED4638"/>
    <w:rsid w:val="00ED4B37"/>
    <w:rsid w:val="00EE151C"/>
    <w:rsid w:val="00EE522D"/>
    <w:rsid w:val="00EE620B"/>
    <w:rsid w:val="00EE6A65"/>
    <w:rsid w:val="00EF0BBE"/>
    <w:rsid w:val="00EF2D22"/>
    <w:rsid w:val="00EF3011"/>
    <w:rsid w:val="00EF5622"/>
    <w:rsid w:val="00EF71C5"/>
    <w:rsid w:val="00F00340"/>
    <w:rsid w:val="00F01215"/>
    <w:rsid w:val="00F01EC6"/>
    <w:rsid w:val="00F026D2"/>
    <w:rsid w:val="00F04F58"/>
    <w:rsid w:val="00F05035"/>
    <w:rsid w:val="00F052DA"/>
    <w:rsid w:val="00F07A8A"/>
    <w:rsid w:val="00F10A32"/>
    <w:rsid w:val="00F1278B"/>
    <w:rsid w:val="00F12E10"/>
    <w:rsid w:val="00F14A7B"/>
    <w:rsid w:val="00F16913"/>
    <w:rsid w:val="00F17431"/>
    <w:rsid w:val="00F2177F"/>
    <w:rsid w:val="00F24B8C"/>
    <w:rsid w:val="00F412E5"/>
    <w:rsid w:val="00F50E29"/>
    <w:rsid w:val="00F569A4"/>
    <w:rsid w:val="00F578AE"/>
    <w:rsid w:val="00F60C81"/>
    <w:rsid w:val="00F61E7D"/>
    <w:rsid w:val="00F62E43"/>
    <w:rsid w:val="00F64B6D"/>
    <w:rsid w:val="00F65DE3"/>
    <w:rsid w:val="00F67056"/>
    <w:rsid w:val="00F67176"/>
    <w:rsid w:val="00F71630"/>
    <w:rsid w:val="00F80AE5"/>
    <w:rsid w:val="00F85D9D"/>
    <w:rsid w:val="00F86253"/>
    <w:rsid w:val="00F86A72"/>
    <w:rsid w:val="00F9072A"/>
    <w:rsid w:val="00F926B8"/>
    <w:rsid w:val="00F94265"/>
    <w:rsid w:val="00F954D1"/>
    <w:rsid w:val="00F97FA9"/>
    <w:rsid w:val="00FA3282"/>
    <w:rsid w:val="00FA423B"/>
    <w:rsid w:val="00FA4364"/>
    <w:rsid w:val="00FB20BE"/>
    <w:rsid w:val="00FB30DE"/>
    <w:rsid w:val="00FB52B3"/>
    <w:rsid w:val="00FB6C28"/>
    <w:rsid w:val="00FD013E"/>
    <w:rsid w:val="00FD4579"/>
    <w:rsid w:val="00FD6A93"/>
    <w:rsid w:val="00FD709C"/>
    <w:rsid w:val="00FD77D9"/>
    <w:rsid w:val="00FE0016"/>
    <w:rsid w:val="00FE4217"/>
    <w:rsid w:val="00FE75A8"/>
    <w:rsid w:val="00FE7FE6"/>
    <w:rsid w:val="00FF21C7"/>
    <w:rsid w:val="00FF27B2"/>
    <w:rsid w:val="00FF2E70"/>
    <w:rsid w:val="00FF3A25"/>
    <w:rsid w:val="00FF53F1"/>
    <w:rsid w:val="00FF5840"/>
    <w:rsid w:val="02D155C4"/>
    <w:rsid w:val="02EA2A2B"/>
    <w:rsid w:val="02F1C4CD"/>
    <w:rsid w:val="03375945"/>
    <w:rsid w:val="03DC8FD6"/>
    <w:rsid w:val="04415254"/>
    <w:rsid w:val="050C7450"/>
    <w:rsid w:val="057079C6"/>
    <w:rsid w:val="05A37E58"/>
    <w:rsid w:val="0688EEB5"/>
    <w:rsid w:val="06AD1B2A"/>
    <w:rsid w:val="06BB6130"/>
    <w:rsid w:val="07587716"/>
    <w:rsid w:val="08350A42"/>
    <w:rsid w:val="0874ED1C"/>
    <w:rsid w:val="0876C66A"/>
    <w:rsid w:val="08DF38B9"/>
    <w:rsid w:val="08FE9857"/>
    <w:rsid w:val="09B4FEC3"/>
    <w:rsid w:val="0A06484A"/>
    <w:rsid w:val="0A5BB9B0"/>
    <w:rsid w:val="0B3213A3"/>
    <w:rsid w:val="0B50CF24"/>
    <w:rsid w:val="0BA11BC1"/>
    <w:rsid w:val="0BA46548"/>
    <w:rsid w:val="0C8F4609"/>
    <w:rsid w:val="0CF58A92"/>
    <w:rsid w:val="0D666B43"/>
    <w:rsid w:val="0E7117AF"/>
    <w:rsid w:val="0F38E0B0"/>
    <w:rsid w:val="0F4A4C2A"/>
    <w:rsid w:val="100B17EA"/>
    <w:rsid w:val="10AF3B73"/>
    <w:rsid w:val="10B85E9C"/>
    <w:rsid w:val="10E0522D"/>
    <w:rsid w:val="10E7872D"/>
    <w:rsid w:val="1103BA12"/>
    <w:rsid w:val="11191099"/>
    <w:rsid w:val="1135EC7B"/>
    <w:rsid w:val="1191B074"/>
    <w:rsid w:val="11A071D7"/>
    <w:rsid w:val="122E50F7"/>
    <w:rsid w:val="12316044"/>
    <w:rsid w:val="124A0EBA"/>
    <w:rsid w:val="127DAB2D"/>
    <w:rsid w:val="12801CC8"/>
    <w:rsid w:val="13376169"/>
    <w:rsid w:val="133C4238"/>
    <w:rsid w:val="1342B8AC"/>
    <w:rsid w:val="13F2B3A0"/>
    <w:rsid w:val="143B5AD4"/>
    <w:rsid w:val="1476DC9B"/>
    <w:rsid w:val="16125693"/>
    <w:rsid w:val="1617E8AC"/>
    <w:rsid w:val="16BE417D"/>
    <w:rsid w:val="1752F693"/>
    <w:rsid w:val="179DB8D9"/>
    <w:rsid w:val="1914E782"/>
    <w:rsid w:val="198A7D43"/>
    <w:rsid w:val="1ADDF557"/>
    <w:rsid w:val="1B201206"/>
    <w:rsid w:val="1B5A9454"/>
    <w:rsid w:val="1B79A863"/>
    <w:rsid w:val="1B8B1C1C"/>
    <w:rsid w:val="1B9A772E"/>
    <w:rsid w:val="1C0BFCEE"/>
    <w:rsid w:val="1C12E1D1"/>
    <w:rsid w:val="1C32F7B4"/>
    <w:rsid w:val="1C82C736"/>
    <w:rsid w:val="1CC2C015"/>
    <w:rsid w:val="1D359785"/>
    <w:rsid w:val="1D92E690"/>
    <w:rsid w:val="1E07C738"/>
    <w:rsid w:val="1E6F14BD"/>
    <w:rsid w:val="1EB876FA"/>
    <w:rsid w:val="1ED167E6"/>
    <w:rsid w:val="1F4C71DA"/>
    <w:rsid w:val="1F7EEC44"/>
    <w:rsid w:val="1F8712B8"/>
    <w:rsid w:val="1FEFB6CD"/>
    <w:rsid w:val="2064D9E2"/>
    <w:rsid w:val="206D3847"/>
    <w:rsid w:val="21654D4F"/>
    <w:rsid w:val="2176D7F8"/>
    <w:rsid w:val="227DAC67"/>
    <w:rsid w:val="22B0885B"/>
    <w:rsid w:val="22E48500"/>
    <w:rsid w:val="2313C1F6"/>
    <w:rsid w:val="2360C9FC"/>
    <w:rsid w:val="23E8DC3E"/>
    <w:rsid w:val="242E79EC"/>
    <w:rsid w:val="2479CB43"/>
    <w:rsid w:val="252D0399"/>
    <w:rsid w:val="253874D6"/>
    <w:rsid w:val="254A29C2"/>
    <w:rsid w:val="2555A787"/>
    <w:rsid w:val="263AF12F"/>
    <w:rsid w:val="2689693B"/>
    <w:rsid w:val="268F17F9"/>
    <w:rsid w:val="26CC225D"/>
    <w:rsid w:val="26E23DEE"/>
    <w:rsid w:val="26F07594"/>
    <w:rsid w:val="290071BB"/>
    <w:rsid w:val="299DFFEA"/>
    <w:rsid w:val="2A64378B"/>
    <w:rsid w:val="2AF6A162"/>
    <w:rsid w:val="2BADEBBD"/>
    <w:rsid w:val="2BC0A301"/>
    <w:rsid w:val="2C425F0D"/>
    <w:rsid w:val="2D72F34C"/>
    <w:rsid w:val="2DB79CFC"/>
    <w:rsid w:val="2E9F53D4"/>
    <w:rsid w:val="307258AB"/>
    <w:rsid w:val="3192DABC"/>
    <w:rsid w:val="333C22EB"/>
    <w:rsid w:val="33627BC2"/>
    <w:rsid w:val="33824D76"/>
    <w:rsid w:val="33AED34A"/>
    <w:rsid w:val="3466ED9A"/>
    <w:rsid w:val="348F092D"/>
    <w:rsid w:val="351791C9"/>
    <w:rsid w:val="356B7529"/>
    <w:rsid w:val="357CD452"/>
    <w:rsid w:val="35E16E31"/>
    <w:rsid w:val="366811EE"/>
    <w:rsid w:val="36C871D2"/>
    <w:rsid w:val="374A1C29"/>
    <w:rsid w:val="374E3A86"/>
    <w:rsid w:val="37DABF30"/>
    <w:rsid w:val="387D6A90"/>
    <w:rsid w:val="3943B304"/>
    <w:rsid w:val="3A4EB3CD"/>
    <w:rsid w:val="3ABA536C"/>
    <w:rsid w:val="3B3C72D0"/>
    <w:rsid w:val="3B8CA655"/>
    <w:rsid w:val="3BB2CB4D"/>
    <w:rsid w:val="3BBC7C0D"/>
    <w:rsid w:val="3C7E1AC3"/>
    <w:rsid w:val="3D00F3C2"/>
    <w:rsid w:val="3D0C9535"/>
    <w:rsid w:val="3D1D106C"/>
    <w:rsid w:val="3D77E36E"/>
    <w:rsid w:val="3D870D44"/>
    <w:rsid w:val="3D991D61"/>
    <w:rsid w:val="3F2FD108"/>
    <w:rsid w:val="3F303CA2"/>
    <w:rsid w:val="3FC34003"/>
    <w:rsid w:val="402B0D9A"/>
    <w:rsid w:val="416D8439"/>
    <w:rsid w:val="41B150B3"/>
    <w:rsid w:val="41E4E58D"/>
    <w:rsid w:val="4225D1B6"/>
    <w:rsid w:val="42B2B368"/>
    <w:rsid w:val="43697186"/>
    <w:rsid w:val="43C47DED"/>
    <w:rsid w:val="443D48F2"/>
    <w:rsid w:val="444E83C9"/>
    <w:rsid w:val="44DC0EAB"/>
    <w:rsid w:val="44E6C666"/>
    <w:rsid w:val="4549783E"/>
    <w:rsid w:val="461106FD"/>
    <w:rsid w:val="46F3A2A0"/>
    <w:rsid w:val="46FC1EAF"/>
    <w:rsid w:val="47AEF55C"/>
    <w:rsid w:val="47D9DB2B"/>
    <w:rsid w:val="47E1E279"/>
    <w:rsid w:val="48424668"/>
    <w:rsid w:val="487D1FDB"/>
    <w:rsid w:val="49C67D5F"/>
    <w:rsid w:val="4A166BA9"/>
    <w:rsid w:val="4A1A9FC5"/>
    <w:rsid w:val="4A74C4FD"/>
    <w:rsid w:val="4AD5FFD0"/>
    <w:rsid w:val="4AD6EDAA"/>
    <w:rsid w:val="4B2AD0D0"/>
    <w:rsid w:val="4B9A6FC3"/>
    <w:rsid w:val="4BA32446"/>
    <w:rsid w:val="4BDF7FF9"/>
    <w:rsid w:val="4BE2F5B8"/>
    <w:rsid w:val="4C618334"/>
    <w:rsid w:val="4CB13A64"/>
    <w:rsid w:val="4CDF9D1A"/>
    <w:rsid w:val="4D1146DE"/>
    <w:rsid w:val="4D1FD1EC"/>
    <w:rsid w:val="4D4085D7"/>
    <w:rsid w:val="4DF8D354"/>
    <w:rsid w:val="4EDAC508"/>
    <w:rsid w:val="4EF19227"/>
    <w:rsid w:val="4FECC3AD"/>
    <w:rsid w:val="5045CFFC"/>
    <w:rsid w:val="50769569"/>
    <w:rsid w:val="50CBF7D0"/>
    <w:rsid w:val="5158A68C"/>
    <w:rsid w:val="516F2C28"/>
    <w:rsid w:val="521265CA"/>
    <w:rsid w:val="52492C8C"/>
    <w:rsid w:val="52D7C369"/>
    <w:rsid w:val="53263D64"/>
    <w:rsid w:val="532B63BF"/>
    <w:rsid w:val="54447131"/>
    <w:rsid w:val="5467F8C7"/>
    <w:rsid w:val="54B73BC4"/>
    <w:rsid w:val="54B8E9AD"/>
    <w:rsid w:val="55CDF6F2"/>
    <w:rsid w:val="55CE9F4C"/>
    <w:rsid w:val="562D348F"/>
    <w:rsid w:val="563A02B1"/>
    <w:rsid w:val="56E5D573"/>
    <w:rsid w:val="575A57ED"/>
    <w:rsid w:val="5784F5A0"/>
    <w:rsid w:val="5917AD6B"/>
    <w:rsid w:val="597799D7"/>
    <w:rsid w:val="5AC2AE40"/>
    <w:rsid w:val="5B217349"/>
    <w:rsid w:val="5C1CBE20"/>
    <w:rsid w:val="5C7990DB"/>
    <w:rsid w:val="5C95D5CE"/>
    <w:rsid w:val="5D190287"/>
    <w:rsid w:val="5D5D05F7"/>
    <w:rsid w:val="5D853E1C"/>
    <w:rsid w:val="5EF8D658"/>
    <w:rsid w:val="5F87E829"/>
    <w:rsid w:val="5FE25367"/>
    <w:rsid w:val="60B6BC47"/>
    <w:rsid w:val="60D23B7C"/>
    <w:rsid w:val="60FEC107"/>
    <w:rsid w:val="61A51898"/>
    <w:rsid w:val="62BC687F"/>
    <w:rsid w:val="62D1F2C6"/>
    <w:rsid w:val="6319F429"/>
    <w:rsid w:val="632B890F"/>
    <w:rsid w:val="633B2EAA"/>
    <w:rsid w:val="636DFE7B"/>
    <w:rsid w:val="63AFD132"/>
    <w:rsid w:val="63B4E164"/>
    <w:rsid w:val="6449416E"/>
    <w:rsid w:val="64B237BA"/>
    <w:rsid w:val="6546CA12"/>
    <w:rsid w:val="65C28CDC"/>
    <w:rsid w:val="65F42610"/>
    <w:rsid w:val="6895CA1A"/>
    <w:rsid w:val="689FB89E"/>
    <w:rsid w:val="69892A1A"/>
    <w:rsid w:val="69DDBEA7"/>
    <w:rsid w:val="6A2584A9"/>
    <w:rsid w:val="6AE2B7CE"/>
    <w:rsid w:val="6AF38E59"/>
    <w:rsid w:val="6B25060E"/>
    <w:rsid w:val="6B29A487"/>
    <w:rsid w:val="6B2DCDE0"/>
    <w:rsid w:val="6B31B68C"/>
    <w:rsid w:val="6B834E87"/>
    <w:rsid w:val="6BFACFB4"/>
    <w:rsid w:val="6DD56C39"/>
    <w:rsid w:val="6E092BFE"/>
    <w:rsid w:val="6E2ED46D"/>
    <w:rsid w:val="6F1373DF"/>
    <w:rsid w:val="6F518D20"/>
    <w:rsid w:val="6FF87731"/>
    <w:rsid w:val="6FFC82A5"/>
    <w:rsid w:val="701C1BCF"/>
    <w:rsid w:val="702E4FD3"/>
    <w:rsid w:val="70521B90"/>
    <w:rsid w:val="70535E44"/>
    <w:rsid w:val="70E7599D"/>
    <w:rsid w:val="7166D9D6"/>
    <w:rsid w:val="71B7EC30"/>
    <w:rsid w:val="71EDCF95"/>
    <w:rsid w:val="728A62E3"/>
    <w:rsid w:val="7316EF96"/>
    <w:rsid w:val="7353BC91"/>
    <w:rsid w:val="73FF1D9A"/>
    <w:rsid w:val="7487A1D6"/>
    <w:rsid w:val="74EBA997"/>
    <w:rsid w:val="75012C70"/>
    <w:rsid w:val="756D00CF"/>
    <w:rsid w:val="75A3342D"/>
    <w:rsid w:val="760A72AB"/>
    <w:rsid w:val="7653109E"/>
    <w:rsid w:val="765A9882"/>
    <w:rsid w:val="7742269D"/>
    <w:rsid w:val="78533166"/>
    <w:rsid w:val="797691D0"/>
    <w:rsid w:val="7993CCDB"/>
    <w:rsid w:val="79F2FC17"/>
    <w:rsid w:val="7AAD06EC"/>
    <w:rsid w:val="7ABC6BF4"/>
    <w:rsid w:val="7AECE9C6"/>
    <w:rsid w:val="7B2C475F"/>
    <w:rsid w:val="7B6AFC68"/>
    <w:rsid w:val="7C59B76F"/>
    <w:rsid w:val="7C6208A3"/>
    <w:rsid w:val="7CAD37FA"/>
    <w:rsid w:val="7D66BE13"/>
    <w:rsid w:val="7DA31F63"/>
    <w:rsid w:val="7E560327"/>
    <w:rsid w:val="7E5AF86B"/>
    <w:rsid w:val="7E772B50"/>
    <w:rsid w:val="7EEDB164"/>
    <w:rsid w:val="7F4D653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0D90"/>
  <w15:chartTrackingRefBased/>
  <w15:docId w15:val="{2CC17D0E-179C-4B5E-9CD2-3C3E97572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iCs/>
        <w:color w:val="000000" w:themeColor="text1"/>
        <w:sz w:val="18"/>
        <w:szCs w:val="18"/>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996"/>
    <w:pPr>
      <w:spacing w:line="276" w:lineRule="auto"/>
      <w:jc w:val="both"/>
    </w:pPr>
    <w:rPr>
      <w:rFonts w:asciiTheme="minorHAnsi" w:hAnsiTheme="minorHAnsi" w:cstheme="majorHAnsi"/>
      <w:iCs w:val="0"/>
      <w:color w:val="auto"/>
      <w:sz w:val="24"/>
      <w:szCs w:val="28"/>
      <w:lang w:val="en-US"/>
    </w:rPr>
  </w:style>
  <w:style w:type="paragraph" w:styleId="Heading1">
    <w:name w:val="heading 1"/>
    <w:basedOn w:val="Normal"/>
    <w:next w:val="Normal"/>
    <w:link w:val="Heading1Char"/>
    <w:uiPriority w:val="9"/>
    <w:qFormat/>
    <w:rsid w:val="00673F30"/>
    <w:pPr>
      <w:keepNext/>
      <w:keepLines/>
      <w:numPr>
        <w:numId w:val="9"/>
      </w:numPr>
      <w:spacing w:before="240" w:after="0"/>
      <w:outlineLvl w:val="0"/>
    </w:pPr>
    <w:rPr>
      <w:rFonts w:eastAsiaTheme="majorEastAsia" w:cstheme="majorBidi"/>
      <w:bCs/>
      <w:color w:val="3E762A" w:themeColor="accent1" w:themeShade="BF"/>
      <w:sz w:val="32"/>
    </w:rPr>
  </w:style>
  <w:style w:type="paragraph" w:styleId="Heading2">
    <w:name w:val="heading 2"/>
    <w:basedOn w:val="Normal"/>
    <w:next w:val="Normal"/>
    <w:link w:val="Heading2Char"/>
    <w:uiPriority w:val="9"/>
    <w:unhideWhenUsed/>
    <w:qFormat/>
    <w:rsid w:val="00673F30"/>
    <w:pPr>
      <w:keepNext/>
      <w:keepLines/>
      <w:numPr>
        <w:ilvl w:val="1"/>
        <w:numId w:val="9"/>
      </w:numPr>
      <w:spacing w:before="40" w:after="0"/>
      <w:outlineLvl w:val="1"/>
    </w:pPr>
    <w:rPr>
      <w:rFonts w:eastAsiaTheme="majorEastAsia" w:cstheme="majorBidi"/>
      <w:bCs/>
      <w:color w:val="3E762A" w:themeColor="accent1" w:themeShade="BF"/>
      <w:sz w:val="26"/>
      <w:szCs w:val="26"/>
      <w:lang w:val="en-CA"/>
    </w:rPr>
  </w:style>
  <w:style w:type="paragraph" w:styleId="Heading3">
    <w:name w:val="heading 3"/>
    <w:basedOn w:val="Normal"/>
    <w:next w:val="Normal"/>
    <w:link w:val="Heading3Char"/>
    <w:uiPriority w:val="9"/>
    <w:unhideWhenUsed/>
    <w:qFormat/>
    <w:rsid w:val="00163089"/>
    <w:pPr>
      <w:keepNext/>
      <w:keepLines/>
      <w:numPr>
        <w:ilvl w:val="2"/>
        <w:numId w:val="9"/>
      </w:numPr>
      <w:spacing w:before="40" w:after="0"/>
      <w:outlineLvl w:val="2"/>
    </w:pPr>
    <w:rPr>
      <w:rFonts w:eastAsiaTheme="majorEastAsia" w:cstheme="majorBidi"/>
      <w:bCs/>
      <w:color w:val="2A4F1C" w:themeColor="accent1" w:themeShade="80"/>
      <w:szCs w:val="24"/>
      <w:lang w:val="en-CA"/>
    </w:rPr>
  </w:style>
  <w:style w:type="paragraph" w:styleId="Heading4">
    <w:name w:val="heading 4"/>
    <w:basedOn w:val="Normal"/>
    <w:next w:val="Normal"/>
    <w:link w:val="Heading4Char"/>
    <w:uiPriority w:val="9"/>
    <w:unhideWhenUsed/>
    <w:qFormat/>
    <w:rsid w:val="008549EF"/>
    <w:pPr>
      <w:keepNext/>
      <w:keepLines/>
      <w:spacing w:before="40" w:after="0"/>
      <w:outlineLvl w:val="3"/>
    </w:pPr>
    <w:rPr>
      <w:rFonts w:eastAsiaTheme="majorEastAsia" w:cstheme="majorBidi"/>
      <w:i/>
      <w:iCs/>
      <w:color w:val="3E762A" w:themeColor="accent1" w:themeShade="B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F30"/>
    <w:rPr>
      <w:rFonts w:asciiTheme="minorHAnsi" w:eastAsiaTheme="majorEastAsia" w:hAnsiTheme="minorHAnsi" w:cstheme="majorBidi"/>
      <w:bCs/>
      <w:iCs w:val="0"/>
      <w:color w:val="3E762A" w:themeColor="accent1" w:themeShade="BF"/>
      <w:sz w:val="32"/>
      <w:szCs w:val="28"/>
      <w:lang w:val="en-US"/>
    </w:rPr>
  </w:style>
  <w:style w:type="character" w:customStyle="1" w:styleId="Heading2Char">
    <w:name w:val="Heading 2 Char"/>
    <w:basedOn w:val="DefaultParagraphFont"/>
    <w:link w:val="Heading2"/>
    <w:uiPriority w:val="9"/>
    <w:rsid w:val="00673F30"/>
    <w:rPr>
      <w:rFonts w:asciiTheme="minorHAnsi" w:eastAsiaTheme="majorEastAsia" w:hAnsiTheme="minorHAnsi" w:cstheme="majorBidi"/>
      <w:bCs/>
      <w:iCs w:val="0"/>
      <w:color w:val="3E762A" w:themeColor="accent1" w:themeShade="BF"/>
      <w:sz w:val="26"/>
      <w:szCs w:val="26"/>
    </w:rPr>
  </w:style>
  <w:style w:type="character" w:customStyle="1" w:styleId="Heading3Char">
    <w:name w:val="Heading 3 Char"/>
    <w:basedOn w:val="DefaultParagraphFont"/>
    <w:link w:val="Heading3"/>
    <w:uiPriority w:val="9"/>
    <w:rsid w:val="00163089"/>
    <w:rPr>
      <w:rFonts w:asciiTheme="majorHAnsi" w:eastAsiaTheme="majorEastAsia" w:hAnsiTheme="majorHAnsi" w:cstheme="majorBidi"/>
      <w:bCs/>
      <w:iCs w:val="0"/>
      <w:color w:val="2A4F1C" w:themeColor="accent1" w:themeShade="80"/>
      <w:sz w:val="22"/>
      <w:szCs w:val="24"/>
    </w:rPr>
  </w:style>
  <w:style w:type="character" w:customStyle="1" w:styleId="Heading4Char">
    <w:name w:val="Heading 4 Char"/>
    <w:basedOn w:val="DefaultParagraphFont"/>
    <w:link w:val="Heading4"/>
    <w:uiPriority w:val="9"/>
    <w:rsid w:val="008549EF"/>
    <w:rPr>
      <w:rFonts w:asciiTheme="minorHAnsi" w:eastAsiaTheme="majorEastAsia" w:hAnsiTheme="minorHAnsi" w:cstheme="majorBidi"/>
      <w:i/>
      <w:color w:val="3E762A" w:themeColor="accent1" w:themeShade="BF"/>
      <w:sz w:val="24"/>
      <w:szCs w:val="28"/>
    </w:rPr>
  </w:style>
  <w:style w:type="paragraph" w:styleId="Title">
    <w:name w:val="Title"/>
    <w:basedOn w:val="Normal"/>
    <w:next w:val="Normal"/>
    <w:link w:val="TitleChar"/>
    <w:uiPriority w:val="10"/>
    <w:qFormat/>
    <w:rsid w:val="003179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9A3"/>
    <w:rPr>
      <w:rFonts w:asciiTheme="majorHAnsi" w:eastAsiaTheme="majorEastAsia" w:hAnsiTheme="majorHAnsi" w:cstheme="majorBidi"/>
      <w:iCs w:val="0"/>
      <w:color w:val="auto"/>
      <w:spacing w:val="-10"/>
      <w:kern w:val="28"/>
      <w:sz w:val="56"/>
      <w:szCs w:val="56"/>
      <w:lang w:val="en-US"/>
    </w:rPr>
  </w:style>
  <w:style w:type="character" w:styleId="SubtleReference">
    <w:name w:val="Subtle Reference"/>
    <w:basedOn w:val="DefaultParagraphFont"/>
    <w:uiPriority w:val="31"/>
    <w:qFormat/>
    <w:rsid w:val="00755F1E"/>
    <w:rPr>
      <w:smallCaps/>
      <w:color w:val="5A5A5A" w:themeColor="text1" w:themeTint="A5"/>
    </w:rPr>
  </w:style>
  <w:style w:type="paragraph" w:styleId="Subtitle">
    <w:name w:val="Subtitle"/>
    <w:basedOn w:val="Normal"/>
    <w:next w:val="Normal"/>
    <w:link w:val="SubtitleChar"/>
    <w:uiPriority w:val="11"/>
    <w:qFormat/>
    <w:rsid w:val="00755F1E"/>
    <w:pPr>
      <w:numPr>
        <w:ilvl w:val="1"/>
      </w:numPr>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55F1E"/>
    <w:rPr>
      <w:rFonts w:asciiTheme="minorHAnsi" w:eastAsiaTheme="minorEastAsia" w:hAnsiTheme="minorHAnsi"/>
      <w:iCs w:val="0"/>
      <w:color w:val="5A5A5A" w:themeColor="text1" w:themeTint="A5"/>
      <w:spacing w:val="15"/>
      <w:sz w:val="22"/>
      <w:szCs w:val="22"/>
      <w:lang w:val="en-US"/>
    </w:rPr>
  </w:style>
  <w:style w:type="table" w:styleId="TableGrid">
    <w:name w:val="Table Grid"/>
    <w:basedOn w:val="TableNormal"/>
    <w:uiPriority w:val="39"/>
    <w:rsid w:val="00755F1E"/>
    <w:pPr>
      <w:spacing w:after="0" w:line="240" w:lineRule="auto"/>
    </w:pPr>
    <w:rPr>
      <w:rFonts w:cs="Times New Roman"/>
      <w:iCs w:val="0"/>
      <w:color w:val="auto"/>
      <w:sz w:val="32"/>
      <w:szCs w:val="3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5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F1E"/>
    <w:rPr>
      <w:rFonts w:asciiTheme="minorHAnsi" w:hAnsiTheme="minorHAnsi" w:cs="Times New Roman"/>
      <w:iCs w:val="0"/>
      <w:color w:val="auto"/>
      <w:sz w:val="24"/>
      <w:szCs w:val="32"/>
      <w:lang w:val="en-US"/>
    </w:rPr>
  </w:style>
  <w:style w:type="paragraph" w:styleId="Footer">
    <w:name w:val="footer"/>
    <w:basedOn w:val="Normal"/>
    <w:link w:val="FooterChar"/>
    <w:uiPriority w:val="99"/>
    <w:unhideWhenUsed/>
    <w:rsid w:val="00755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F1E"/>
    <w:rPr>
      <w:rFonts w:asciiTheme="minorHAnsi" w:hAnsiTheme="minorHAnsi" w:cs="Times New Roman"/>
      <w:iCs w:val="0"/>
      <w:color w:val="auto"/>
      <w:sz w:val="24"/>
      <w:szCs w:val="32"/>
      <w:lang w:val="en-US"/>
    </w:rPr>
  </w:style>
  <w:style w:type="paragraph" w:styleId="TOCHeading">
    <w:name w:val="TOC Heading"/>
    <w:basedOn w:val="Heading1"/>
    <w:next w:val="Normal"/>
    <w:uiPriority w:val="39"/>
    <w:unhideWhenUsed/>
    <w:qFormat/>
    <w:rsid w:val="00755F1E"/>
    <w:pPr>
      <w:outlineLvl w:val="9"/>
    </w:pPr>
  </w:style>
  <w:style w:type="paragraph" w:styleId="ListParagraph">
    <w:name w:val="List Paragraph"/>
    <w:basedOn w:val="Normal"/>
    <w:uiPriority w:val="34"/>
    <w:qFormat/>
    <w:rsid w:val="00755F1E"/>
    <w:pPr>
      <w:ind w:left="720"/>
      <w:contextualSpacing/>
    </w:pPr>
  </w:style>
  <w:style w:type="paragraph" w:styleId="TOC1">
    <w:name w:val="toc 1"/>
    <w:basedOn w:val="Normal"/>
    <w:next w:val="Normal"/>
    <w:autoRedefine/>
    <w:uiPriority w:val="39"/>
    <w:unhideWhenUsed/>
    <w:rsid w:val="0047659D"/>
    <w:pPr>
      <w:tabs>
        <w:tab w:val="right" w:leader="dot" w:pos="9350"/>
      </w:tabs>
      <w:spacing w:after="100" w:line="240" w:lineRule="auto"/>
      <w:jc w:val="left"/>
    </w:pPr>
  </w:style>
  <w:style w:type="paragraph" w:styleId="TOC2">
    <w:name w:val="toc 2"/>
    <w:basedOn w:val="Normal"/>
    <w:next w:val="Normal"/>
    <w:autoRedefine/>
    <w:uiPriority w:val="39"/>
    <w:unhideWhenUsed/>
    <w:rsid w:val="00755F1E"/>
    <w:pPr>
      <w:spacing w:after="100"/>
      <w:ind w:left="240"/>
    </w:pPr>
  </w:style>
  <w:style w:type="paragraph" w:styleId="TOC3">
    <w:name w:val="toc 3"/>
    <w:basedOn w:val="Normal"/>
    <w:next w:val="Normal"/>
    <w:autoRedefine/>
    <w:uiPriority w:val="39"/>
    <w:unhideWhenUsed/>
    <w:rsid w:val="00755F1E"/>
    <w:pPr>
      <w:spacing w:after="100"/>
      <w:ind w:left="480"/>
    </w:pPr>
  </w:style>
  <w:style w:type="character" w:styleId="Hyperlink">
    <w:name w:val="Hyperlink"/>
    <w:basedOn w:val="DefaultParagraphFont"/>
    <w:uiPriority w:val="99"/>
    <w:unhideWhenUsed/>
    <w:rsid w:val="00755F1E"/>
    <w:rPr>
      <w:color w:val="6B9F25" w:themeColor="hyperlink"/>
      <w:u w:val="single"/>
    </w:rPr>
  </w:style>
  <w:style w:type="character" w:styleId="CommentReference">
    <w:name w:val="annotation reference"/>
    <w:basedOn w:val="DefaultParagraphFont"/>
    <w:uiPriority w:val="99"/>
    <w:semiHidden/>
    <w:unhideWhenUsed/>
    <w:rsid w:val="00755F1E"/>
    <w:rPr>
      <w:sz w:val="16"/>
      <w:szCs w:val="16"/>
    </w:rPr>
  </w:style>
  <w:style w:type="paragraph" w:styleId="CommentText">
    <w:name w:val="annotation text"/>
    <w:basedOn w:val="Normal"/>
    <w:link w:val="CommentTextChar"/>
    <w:uiPriority w:val="99"/>
    <w:unhideWhenUsed/>
    <w:rsid w:val="00755F1E"/>
    <w:pPr>
      <w:spacing w:line="240" w:lineRule="auto"/>
    </w:pPr>
    <w:rPr>
      <w:rFonts w:cstheme="minorBidi"/>
      <w:sz w:val="20"/>
      <w:szCs w:val="20"/>
      <w:lang w:val="en-CA"/>
    </w:rPr>
  </w:style>
  <w:style w:type="character" w:customStyle="1" w:styleId="CommentTextChar">
    <w:name w:val="Comment Text Char"/>
    <w:basedOn w:val="DefaultParagraphFont"/>
    <w:link w:val="CommentText"/>
    <w:uiPriority w:val="99"/>
    <w:rsid w:val="00755F1E"/>
    <w:rPr>
      <w:rFonts w:asciiTheme="minorHAnsi" w:hAnsiTheme="minorHAnsi"/>
      <w:iCs w:val="0"/>
      <w:color w:val="auto"/>
      <w:sz w:val="20"/>
      <w:szCs w:val="20"/>
    </w:rPr>
  </w:style>
  <w:style w:type="paragraph" w:styleId="Caption">
    <w:name w:val="caption"/>
    <w:basedOn w:val="Normal"/>
    <w:next w:val="Normal"/>
    <w:uiPriority w:val="35"/>
    <w:unhideWhenUsed/>
    <w:qFormat/>
    <w:rsid w:val="00755F1E"/>
    <w:pPr>
      <w:spacing w:after="200" w:line="240" w:lineRule="auto"/>
    </w:pPr>
    <w:rPr>
      <w:rFonts w:cstheme="minorBidi"/>
      <w:i/>
      <w:iCs/>
      <w:color w:val="455F51" w:themeColor="text2"/>
      <w:sz w:val="18"/>
      <w:szCs w:val="18"/>
      <w:lang w:val="en-CA"/>
    </w:rPr>
  </w:style>
  <w:style w:type="paragraph" w:styleId="Bibliography">
    <w:name w:val="Bibliography"/>
    <w:basedOn w:val="Normal"/>
    <w:next w:val="Normal"/>
    <w:uiPriority w:val="37"/>
    <w:unhideWhenUsed/>
    <w:rsid w:val="00755F1E"/>
  </w:style>
  <w:style w:type="character" w:styleId="IntenseReference">
    <w:name w:val="Intense Reference"/>
    <w:basedOn w:val="DefaultParagraphFont"/>
    <w:uiPriority w:val="32"/>
    <w:qFormat/>
    <w:rsid w:val="00755F1E"/>
    <w:rPr>
      <w:b/>
      <w:bCs/>
      <w:smallCaps/>
      <w:color w:val="549E39" w:themeColor="accent1"/>
      <w:spacing w:val="5"/>
    </w:rPr>
  </w:style>
  <w:style w:type="paragraph" w:styleId="CommentSubject">
    <w:name w:val="annotation subject"/>
    <w:basedOn w:val="CommentText"/>
    <w:next w:val="CommentText"/>
    <w:link w:val="CommentSubjectChar"/>
    <w:uiPriority w:val="99"/>
    <w:semiHidden/>
    <w:unhideWhenUsed/>
    <w:rsid w:val="00755F1E"/>
    <w:pPr>
      <w:jc w:val="left"/>
    </w:pPr>
    <w:rPr>
      <w:rFonts w:cs="Times New Roman"/>
      <w:b/>
      <w:bCs/>
      <w:lang w:val="en-US"/>
    </w:rPr>
  </w:style>
  <w:style w:type="character" w:customStyle="1" w:styleId="CommentSubjectChar">
    <w:name w:val="Comment Subject Char"/>
    <w:basedOn w:val="CommentTextChar"/>
    <w:link w:val="CommentSubject"/>
    <w:uiPriority w:val="99"/>
    <w:semiHidden/>
    <w:rsid w:val="00755F1E"/>
    <w:rPr>
      <w:rFonts w:asciiTheme="minorHAnsi" w:hAnsiTheme="minorHAnsi" w:cs="Times New Roman"/>
      <w:b/>
      <w:bCs/>
      <w:iCs w:val="0"/>
      <w:color w:val="auto"/>
      <w:sz w:val="20"/>
      <w:szCs w:val="20"/>
      <w:lang w:val="en-US"/>
    </w:rPr>
  </w:style>
  <w:style w:type="table" w:styleId="GridTable2-Accent1">
    <w:name w:val="Grid Table 2 Accent 1"/>
    <w:basedOn w:val="TableNormal"/>
    <w:uiPriority w:val="47"/>
    <w:rsid w:val="00755F1E"/>
    <w:pPr>
      <w:spacing w:after="0" w:line="240" w:lineRule="auto"/>
    </w:pPr>
    <w:rPr>
      <w:rFonts w:cs="Times New Roman"/>
      <w:iCs w:val="0"/>
      <w:color w:val="auto"/>
      <w:sz w:val="32"/>
      <w:szCs w:val="32"/>
      <w:lang w:val="en-US"/>
    </w:r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5Dark-Accent1">
    <w:name w:val="Grid Table 5 Dark Accent 1"/>
    <w:basedOn w:val="TableNormal"/>
    <w:uiPriority w:val="50"/>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3-Accent1">
    <w:name w:val="Grid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4-Accent1">
    <w:name w:val="Grid Table 4 Accent 1"/>
    <w:basedOn w:val="TableNormal"/>
    <w:uiPriority w:val="49"/>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FollowedHyperlink">
    <w:name w:val="FollowedHyperlink"/>
    <w:basedOn w:val="DefaultParagraphFont"/>
    <w:uiPriority w:val="99"/>
    <w:semiHidden/>
    <w:unhideWhenUsed/>
    <w:rsid w:val="00755F1E"/>
    <w:rPr>
      <w:color w:val="BA6906" w:themeColor="followedHyperlink"/>
      <w:u w:val="single"/>
    </w:rPr>
  </w:style>
  <w:style w:type="character" w:styleId="UnresolvedMention">
    <w:name w:val="Unresolved Mention"/>
    <w:basedOn w:val="DefaultParagraphFont"/>
    <w:uiPriority w:val="99"/>
    <w:semiHidden/>
    <w:unhideWhenUsed/>
    <w:rsid w:val="00755F1E"/>
    <w:rPr>
      <w:color w:val="605E5C"/>
      <w:shd w:val="clear" w:color="auto" w:fill="E1DFDD"/>
    </w:rPr>
  </w:style>
  <w:style w:type="paragraph" w:styleId="NoSpacing">
    <w:name w:val="No Spacing"/>
    <w:uiPriority w:val="1"/>
    <w:qFormat/>
    <w:rsid w:val="00755F1E"/>
    <w:pPr>
      <w:spacing w:after="0" w:line="240" w:lineRule="auto"/>
    </w:pPr>
    <w:rPr>
      <w:rFonts w:asciiTheme="minorHAnsi" w:hAnsiTheme="minorHAnsi" w:cs="Times New Roman"/>
      <w:iCs w:val="0"/>
      <w:color w:val="auto"/>
      <w:sz w:val="24"/>
      <w:szCs w:val="32"/>
      <w:lang w:val="en-US"/>
    </w:rPr>
  </w:style>
  <w:style w:type="table" w:styleId="ListTable3-Accent1">
    <w:name w:val="List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character" w:styleId="SubtleEmphasis">
    <w:name w:val="Subtle Emphasis"/>
    <w:basedOn w:val="DefaultParagraphFont"/>
    <w:uiPriority w:val="19"/>
    <w:qFormat/>
    <w:rsid w:val="00755F1E"/>
    <w:rPr>
      <w:i/>
      <w:iCs w:val="0"/>
      <w:color w:val="404040" w:themeColor="text1" w:themeTint="BF"/>
    </w:rPr>
  </w:style>
  <w:style w:type="character" w:styleId="Mention">
    <w:name w:val="Mention"/>
    <w:basedOn w:val="DefaultParagraphFont"/>
    <w:uiPriority w:val="99"/>
    <w:unhideWhenUsed/>
    <w:rsid w:val="00755F1E"/>
    <w:rPr>
      <w:color w:val="2B579A"/>
      <w:shd w:val="clear" w:color="auto" w:fill="E1DFDD"/>
    </w:rPr>
  </w:style>
  <w:style w:type="table" w:styleId="ListTable1Light-Accent1">
    <w:name w:val="List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1Light-Accent1">
    <w:name w:val="Grid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55F1E"/>
    <w:pPr>
      <w:spacing w:after="0" w:line="240" w:lineRule="auto"/>
    </w:pPr>
    <w:rPr>
      <w:rFonts w:cs="Times New Roman"/>
      <w:iCs w:val="0"/>
      <w:color w:val="auto"/>
      <w:sz w:val="32"/>
      <w:szCs w:val="3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755F1E"/>
    <w:pPr>
      <w:spacing w:after="0" w:line="240" w:lineRule="auto"/>
    </w:pPr>
    <w:rPr>
      <w:rFonts w:asciiTheme="minorHAnsi" w:hAnsiTheme="minorHAnsi" w:cs="Times New Roman"/>
      <w:iCs w:val="0"/>
      <w:color w:val="auto"/>
      <w:sz w:val="24"/>
      <w:szCs w:val="32"/>
      <w:lang w:val="en-US"/>
    </w:rPr>
  </w:style>
  <w:style w:type="character" w:customStyle="1" w:styleId="EndnoteTextChar1">
    <w:name w:val="Endnote Text Char1"/>
    <w:basedOn w:val="DefaultParagraphFont"/>
    <w:uiPriority w:val="99"/>
    <w:semiHidden/>
    <w:rsid w:val="00755F1E"/>
    <w:rPr>
      <w:rFonts w:asciiTheme="minorHAnsi" w:hAnsiTheme="minorHAnsi"/>
      <w:sz w:val="20"/>
      <w:szCs w:val="20"/>
    </w:rPr>
  </w:style>
  <w:style w:type="paragraph" w:styleId="NormalWeb">
    <w:name w:val="Normal (Web)"/>
    <w:basedOn w:val="Normal"/>
    <w:uiPriority w:val="99"/>
    <w:semiHidden/>
    <w:unhideWhenUsed/>
    <w:rsid w:val="0048335A"/>
    <w:pPr>
      <w:spacing w:before="100" w:beforeAutospacing="1" w:after="100" w:afterAutospacing="1" w:line="240" w:lineRule="auto"/>
      <w:jc w:val="left"/>
    </w:pPr>
    <w:rPr>
      <w:rFonts w:ascii="Times New Roman" w:eastAsia="Times New Roman" w:hAnsi="Times New Roman" w:cs="Times New Roman"/>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3492">
      <w:bodyDiv w:val="1"/>
      <w:marLeft w:val="0"/>
      <w:marRight w:val="0"/>
      <w:marTop w:val="0"/>
      <w:marBottom w:val="0"/>
      <w:divBdr>
        <w:top w:val="none" w:sz="0" w:space="0" w:color="auto"/>
        <w:left w:val="none" w:sz="0" w:space="0" w:color="auto"/>
        <w:bottom w:val="none" w:sz="0" w:space="0" w:color="auto"/>
        <w:right w:val="none" w:sz="0" w:space="0" w:color="auto"/>
      </w:divBdr>
    </w:div>
    <w:div w:id="8412356">
      <w:bodyDiv w:val="1"/>
      <w:marLeft w:val="0"/>
      <w:marRight w:val="0"/>
      <w:marTop w:val="0"/>
      <w:marBottom w:val="0"/>
      <w:divBdr>
        <w:top w:val="none" w:sz="0" w:space="0" w:color="auto"/>
        <w:left w:val="none" w:sz="0" w:space="0" w:color="auto"/>
        <w:bottom w:val="none" w:sz="0" w:space="0" w:color="auto"/>
        <w:right w:val="none" w:sz="0" w:space="0" w:color="auto"/>
      </w:divBdr>
    </w:div>
    <w:div w:id="18547922">
      <w:bodyDiv w:val="1"/>
      <w:marLeft w:val="0"/>
      <w:marRight w:val="0"/>
      <w:marTop w:val="0"/>
      <w:marBottom w:val="0"/>
      <w:divBdr>
        <w:top w:val="none" w:sz="0" w:space="0" w:color="auto"/>
        <w:left w:val="none" w:sz="0" w:space="0" w:color="auto"/>
        <w:bottom w:val="none" w:sz="0" w:space="0" w:color="auto"/>
        <w:right w:val="none" w:sz="0" w:space="0" w:color="auto"/>
      </w:divBdr>
    </w:div>
    <w:div w:id="38436832">
      <w:bodyDiv w:val="1"/>
      <w:marLeft w:val="0"/>
      <w:marRight w:val="0"/>
      <w:marTop w:val="0"/>
      <w:marBottom w:val="0"/>
      <w:divBdr>
        <w:top w:val="none" w:sz="0" w:space="0" w:color="auto"/>
        <w:left w:val="none" w:sz="0" w:space="0" w:color="auto"/>
        <w:bottom w:val="none" w:sz="0" w:space="0" w:color="auto"/>
        <w:right w:val="none" w:sz="0" w:space="0" w:color="auto"/>
      </w:divBdr>
    </w:div>
    <w:div w:id="44645111">
      <w:bodyDiv w:val="1"/>
      <w:marLeft w:val="0"/>
      <w:marRight w:val="0"/>
      <w:marTop w:val="0"/>
      <w:marBottom w:val="0"/>
      <w:divBdr>
        <w:top w:val="none" w:sz="0" w:space="0" w:color="auto"/>
        <w:left w:val="none" w:sz="0" w:space="0" w:color="auto"/>
        <w:bottom w:val="none" w:sz="0" w:space="0" w:color="auto"/>
        <w:right w:val="none" w:sz="0" w:space="0" w:color="auto"/>
      </w:divBdr>
    </w:div>
    <w:div w:id="45690458">
      <w:bodyDiv w:val="1"/>
      <w:marLeft w:val="0"/>
      <w:marRight w:val="0"/>
      <w:marTop w:val="0"/>
      <w:marBottom w:val="0"/>
      <w:divBdr>
        <w:top w:val="none" w:sz="0" w:space="0" w:color="auto"/>
        <w:left w:val="none" w:sz="0" w:space="0" w:color="auto"/>
        <w:bottom w:val="none" w:sz="0" w:space="0" w:color="auto"/>
        <w:right w:val="none" w:sz="0" w:space="0" w:color="auto"/>
      </w:divBdr>
    </w:div>
    <w:div w:id="47146342">
      <w:bodyDiv w:val="1"/>
      <w:marLeft w:val="0"/>
      <w:marRight w:val="0"/>
      <w:marTop w:val="0"/>
      <w:marBottom w:val="0"/>
      <w:divBdr>
        <w:top w:val="none" w:sz="0" w:space="0" w:color="auto"/>
        <w:left w:val="none" w:sz="0" w:space="0" w:color="auto"/>
        <w:bottom w:val="none" w:sz="0" w:space="0" w:color="auto"/>
        <w:right w:val="none" w:sz="0" w:space="0" w:color="auto"/>
      </w:divBdr>
    </w:div>
    <w:div w:id="53356980">
      <w:bodyDiv w:val="1"/>
      <w:marLeft w:val="0"/>
      <w:marRight w:val="0"/>
      <w:marTop w:val="0"/>
      <w:marBottom w:val="0"/>
      <w:divBdr>
        <w:top w:val="none" w:sz="0" w:space="0" w:color="auto"/>
        <w:left w:val="none" w:sz="0" w:space="0" w:color="auto"/>
        <w:bottom w:val="none" w:sz="0" w:space="0" w:color="auto"/>
        <w:right w:val="none" w:sz="0" w:space="0" w:color="auto"/>
      </w:divBdr>
    </w:div>
    <w:div w:id="53968101">
      <w:bodyDiv w:val="1"/>
      <w:marLeft w:val="0"/>
      <w:marRight w:val="0"/>
      <w:marTop w:val="0"/>
      <w:marBottom w:val="0"/>
      <w:divBdr>
        <w:top w:val="none" w:sz="0" w:space="0" w:color="auto"/>
        <w:left w:val="none" w:sz="0" w:space="0" w:color="auto"/>
        <w:bottom w:val="none" w:sz="0" w:space="0" w:color="auto"/>
        <w:right w:val="none" w:sz="0" w:space="0" w:color="auto"/>
      </w:divBdr>
    </w:div>
    <w:div w:id="65538115">
      <w:bodyDiv w:val="1"/>
      <w:marLeft w:val="0"/>
      <w:marRight w:val="0"/>
      <w:marTop w:val="0"/>
      <w:marBottom w:val="0"/>
      <w:divBdr>
        <w:top w:val="none" w:sz="0" w:space="0" w:color="auto"/>
        <w:left w:val="none" w:sz="0" w:space="0" w:color="auto"/>
        <w:bottom w:val="none" w:sz="0" w:space="0" w:color="auto"/>
        <w:right w:val="none" w:sz="0" w:space="0" w:color="auto"/>
      </w:divBdr>
    </w:div>
    <w:div w:id="69620762">
      <w:bodyDiv w:val="1"/>
      <w:marLeft w:val="0"/>
      <w:marRight w:val="0"/>
      <w:marTop w:val="0"/>
      <w:marBottom w:val="0"/>
      <w:divBdr>
        <w:top w:val="none" w:sz="0" w:space="0" w:color="auto"/>
        <w:left w:val="none" w:sz="0" w:space="0" w:color="auto"/>
        <w:bottom w:val="none" w:sz="0" w:space="0" w:color="auto"/>
        <w:right w:val="none" w:sz="0" w:space="0" w:color="auto"/>
      </w:divBdr>
    </w:div>
    <w:div w:id="81922105">
      <w:bodyDiv w:val="1"/>
      <w:marLeft w:val="0"/>
      <w:marRight w:val="0"/>
      <w:marTop w:val="0"/>
      <w:marBottom w:val="0"/>
      <w:divBdr>
        <w:top w:val="none" w:sz="0" w:space="0" w:color="auto"/>
        <w:left w:val="none" w:sz="0" w:space="0" w:color="auto"/>
        <w:bottom w:val="none" w:sz="0" w:space="0" w:color="auto"/>
        <w:right w:val="none" w:sz="0" w:space="0" w:color="auto"/>
      </w:divBdr>
    </w:div>
    <w:div w:id="88821263">
      <w:bodyDiv w:val="1"/>
      <w:marLeft w:val="0"/>
      <w:marRight w:val="0"/>
      <w:marTop w:val="0"/>
      <w:marBottom w:val="0"/>
      <w:divBdr>
        <w:top w:val="none" w:sz="0" w:space="0" w:color="auto"/>
        <w:left w:val="none" w:sz="0" w:space="0" w:color="auto"/>
        <w:bottom w:val="none" w:sz="0" w:space="0" w:color="auto"/>
        <w:right w:val="none" w:sz="0" w:space="0" w:color="auto"/>
      </w:divBdr>
    </w:div>
    <w:div w:id="103308357">
      <w:bodyDiv w:val="1"/>
      <w:marLeft w:val="0"/>
      <w:marRight w:val="0"/>
      <w:marTop w:val="0"/>
      <w:marBottom w:val="0"/>
      <w:divBdr>
        <w:top w:val="none" w:sz="0" w:space="0" w:color="auto"/>
        <w:left w:val="none" w:sz="0" w:space="0" w:color="auto"/>
        <w:bottom w:val="none" w:sz="0" w:space="0" w:color="auto"/>
        <w:right w:val="none" w:sz="0" w:space="0" w:color="auto"/>
      </w:divBdr>
    </w:div>
    <w:div w:id="121655303">
      <w:bodyDiv w:val="1"/>
      <w:marLeft w:val="0"/>
      <w:marRight w:val="0"/>
      <w:marTop w:val="0"/>
      <w:marBottom w:val="0"/>
      <w:divBdr>
        <w:top w:val="none" w:sz="0" w:space="0" w:color="auto"/>
        <w:left w:val="none" w:sz="0" w:space="0" w:color="auto"/>
        <w:bottom w:val="none" w:sz="0" w:space="0" w:color="auto"/>
        <w:right w:val="none" w:sz="0" w:space="0" w:color="auto"/>
      </w:divBdr>
    </w:div>
    <w:div w:id="133061877">
      <w:bodyDiv w:val="1"/>
      <w:marLeft w:val="0"/>
      <w:marRight w:val="0"/>
      <w:marTop w:val="0"/>
      <w:marBottom w:val="0"/>
      <w:divBdr>
        <w:top w:val="none" w:sz="0" w:space="0" w:color="auto"/>
        <w:left w:val="none" w:sz="0" w:space="0" w:color="auto"/>
        <w:bottom w:val="none" w:sz="0" w:space="0" w:color="auto"/>
        <w:right w:val="none" w:sz="0" w:space="0" w:color="auto"/>
      </w:divBdr>
    </w:div>
    <w:div w:id="140730883">
      <w:bodyDiv w:val="1"/>
      <w:marLeft w:val="0"/>
      <w:marRight w:val="0"/>
      <w:marTop w:val="0"/>
      <w:marBottom w:val="0"/>
      <w:divBdr>
        <w:top w:val="none" w:sz="0" w:space="0" w:color="auto"/>
        <w:left w:val="none" w:sz="0" w:space="0" w:color="auto"/>
        <w:bottom w:val="none" w:sz="0" w:space="0" w:color="auto"/>
        <w:right w:val="none" w:sz="0" w:space="0" w:color="auto"/>
      </w:divBdr>
    </w:div>
    <w:div w:id="145362590">
      <w:bodyDiv w:val="1"/>
      <w:marLeft w:val="0"/>
      <w:marRight w:val="0"/>
      <w:marTop w:val="0"/>
      <w:marBottom w:val="0"/>
      <w:divBdr>
        <w:top w:val="none" w:sz="0" w:space="0" w:color="auto"/>
        <w:left w:val="none" w:sz="0" w:space="0" w:color="auto"/>
        <w:bottom w:val="none" w:sz="0" w:space="0" w:color="auto"/>
        <w:right w:val="none" w:sz="0" w:space="0" w:color="auto"/>
      </w:divBdr>
    </w:div>
    <w:div w:id="166484614">
      <w:bodyDiv w:val="1"/>
      <w:marLeft w:val="0"/>
      <w:marRight w:val="0"/>
      <w:marTop w:val="0"/>
      <w:marBottom w:val="0"/>
      <w:divBdr>
        <w:top w:val="none" w:sz="0" w:space="0" w:color="auto"/>
        <w:left w:val="none" w:sz="0" w:space="0" w:color="auto"/>
        <w:bottom w:val="none" w:sz="0" w:space="0" w:color="auto"/>
        <w:right w:val="none" w:sz="0" w:space="0" w:color="auto"/>
      </w:divBdr>
    </w:div>
    <w:div w:id="177039815">
      <w:bodyDiv w:val="1"/>
      <w:marLeft w:val="0"/>
      <w:marRight w:val="0"/>
      <w:marTop w:val="0"/>
      <w:marBottom w:val="0"/>
      <w:divBdr>
        <w:top w:val="none" w:sz="0" w:space="0" w:color="auto"/>
        <w:left w:val="none" w:sz="0" w:space="0" w:color="auto"/>
        <w:bottom w:val="none" w:sz="0" w:space="0" w:color="auto"/>
        <w:right w:val="none" w:sz="0" w:space="0" w:color="auto"/>
      </w:divBdr>
    </w:div>
    <w:div w:id="178087321">
      <w:bodyDiv w:val="1"/>
      <w:marLeft w:val="0"/>
      <w:marRight w:val="0"/>
      <w:marTop w:val="0"/>
      <w:marBottom w:val="0"/>
      <w:divBdr>
        <w:top w:val="none" w:sz="0" w:space="0" w:color="auto"/>
        <w:left w:val="none" w:sz="0" w:space="0" w:color="auto"/>
        <w:bottom w:val="none" w:sz="0" w:space="0" w:color="auto"/>
        <w:right w:val="none" w:sz="0" w:space="0" w:color="auto"/>
      </w:divBdr>
    </w:div>
    <w:div w:id="198129682">
      <w:bodyDiv w:val="1"/>
      <w:marLeft w:val="0"/>
      <w:marRight w:val="0"/>
      <w:marTop w:val="0"/>
      <w:marBottom w:val="0"/>
      <w:divBdr>
        <w:top w:val="none" w:sz="0" w:space="0" w:color="auto"/>
        <w:left w:val="none" w:sz="0" w:space="0" w:color="auto"/>
        <w:bottom w:val="none" w:sz="0" w:space="0" w:color="auto"/>
        <w:right w:val="none" w:sz="0" w:space="0" w:color="auto"/>
      </w:divBdr>
    </w:div>
    <w:div w:id="199054964">
      <w:bodyDiv w:val="1"/>
      <w:marLeft w:val="0"/>
      <w:marRight w:val="0"/>
      <w:marTop w:val="0"/>
      <w:marBottom w:val="0"/>
      <w:divBdr>
        <w:top w:val="none" w:sz="0" w:space="0" w:color="auto"/>
        <w:left w:val="none" w:sz="0" w:space="0" w:color="auto"/>
        <w:bottom w:val="none" w:sz="0" w:space="0" w:color="auto"/>
        <w:right w:val="none" w:sz="0" w:space="0" w:color="auto"/>
      </w:divBdr>
    </w:div>
    <w:div w:id="209076619">
      <w:bodyDiv w:val="1"/>
      <w:marLeft w:val="0"/>
      <w:marRight w:val="0"/>
      <w:marTop w:val="0"/>
      <w:marBottom w:val="0"/>
      <w:divBdr>
        <w:top w:val="none" w:sz="0" w:space="0" w:color="auto"/>
        <w:left w:val="none" w:sz="0" w:space="0" w:color="auto"/>
        <w:bottom w:val="none" w:sz="0" w:space="0" w:color="auto"/>
        <w:right w:val="none" w:sz="0" w:space="0" w:color="auto"/>
      </w:divBdr>
    </w:div>
    <w:div w:id="213927922">
      <w:bodyDiv w:val="1"/>
      <w:marLeft w:val="0"/>
      <w:marRight w:val="0"/>
      <w:marTop w:val="0"/>
      <w:marBottom w:val="0"/>
      <w:divBdr>
        <w:top w:val="none" w:sz="0" w:space="0" w:color="auto"/>
        <w:left w:val="none" w:sz="0" w:space="0" w:color="auto"/>
        <w:bottom w:val="none" w:sz="0" w:space="0" w:color="auto"/>
        <w:right w:val="none" w:sz="0" w:space="0" w:color="auto"/>
      </w:divBdr>
    </w:div>
    <w:div w:id="221454088">
      <w:bodyDiv w:val="1"/>
      <w:marLeft w:val="0"/>
      <w:marRight w:val="0"/>
      <w:marTop w:val="0"/>
      <w:marBottom w:val="0"/>
      <w:divBdr>
        <w:top w:val="none" w:sz="0" w:space="0" w:color="auto"/>
        <w:left w:val="none" w:sz="0" w:space="0" w:color="auto"/>
        <w:bottom w:val="none" w:sz="0" w:space="0" w:color="auto"/>
        <w:right w:val="none" w:sz="0" w:space="0" w:color="auto"/>
      </w:divBdr>
    </w:div>
    <w:div w:id="221647457">
      <w:bodyDiv w:val="1"/>
      <w:marLeft w:val="0"/>
      <w:marRight w:val="0"/>
      <w:marTop w:val="0"/>
      <w:marBottom w:val="0"/>
      <w:divBdr>
        <w:top w:val="none" w:sz="0" w:space="0" w:color="auto"/>
        <w:left w:val="none" w:sz="0" w:space="0" w:color="auto"/>
        <w:bottom w:val="none" w:sz="0" w:space="0" w:color="auto"/>
        <w:right w:val="none" w:sz="0" w:space="0" w:color="auto"/>
      </w:divBdr>
    </w:div>
    <w:div w:id="223683112">
      <w:bodyDiv w:val="1"/>
      <w:marLeft w:val="0"/>
      <w:marRight w:val="0"/>
      <w:marTop w:val="0"/>
      <w:marBottom w:val="0"/>
      <w:divBdr>
        <w:top w:val="none" w:sz="0" w:space="0" w:color="auto"/>
        <w:left w:val="none" w:sz="0" w:space="0" w:color="auto"/>
        <w:bottom w:val="none" w:sz="0" w:space="0" w:color="auto"/>
        <w:right w:val="none" w:sz="0" w:space="0" w:color="auto"/>
      </w:divBdr>
    </w:div>
    <w:div w:id="223954144">
      <w:bodyDiv w:val="1"/>
      <w:marLeft w:val="0"/>
      <w:marRight w:val="0"/>
      <w:marTop w:val="0"/>
      <w:marBottom w:val="0"/>
      <w:divBdr>
        <w:top w:val="none" w:sz="0" w:space="0" w:color="auto"/>
        <w:left w:val="none" w:sz="0" w:space="0" w:color="auto"/>
        <w:bottom w:val="none" w:sz="0" w:space="0" w:color="auto"/>
        <w:right w:val="none" w:sz="0" w:space="0" w:color="auto"/>
      </w:divBdr>
    </w:div>
    <w:div w:id="237326699">
      <w:bodyDiv w:val="1"/>
      <w:marLeft w:val="0"/>
      <w:marRight w:val="0"/>
      <w:marTop w:val="0"/>
      <w:marBottom w:val="0"/>
      <w:divBdr>
        <w:top w:val="none" w:sz="0" w:space="0" w:color="auto"/>
        <w:left w:val="none" w:sz="0" w:space="0" w:color="auto"/>
        <w:bottom w:val="none" w:sz="0" w:space="0" w:color="auto"/>
        <w:right w:val="none" w:sz="0" w:space="0" w:color="auto"/>
      </w:divBdr>
    </w:div>
    <w:div w:id="240872101">
      <w:bodyDiv w:val="1"/>
      <w:marLeft w:val="0"/>
      <w:marRight w:val="0"/>
      <w:marTop w:val="0"/>
      <w:marBottom w:val="0"/>
      <w:divBdr>
        <w:top w:val="none" w:sz="0" w:space="0" w:color="auto"/>
        <w:left w:val="none" w:sz="0" w:space="0" w:color="auto"/>
        <w:bottom w:val="none" w:sz="0" w:space="0" w:color="auto"/>
        <w:right w:val="none" w:sz="0" w:space="0" w:color="auto"/>
      </w:divBdr>
    </w:div>
    <w:div w:id="245501741">
      <w:bodyDiv w:val="1"/>
      <w:marLeft w:val="0"/>
      <w:marRight w:val="0"/>
      <w:marTop w:val="0"/>
      <w:marBottom w:val="0"/>
      <w:divBdr>
        <w:top w:val="none" w:sz="0" w:space="0" w:color="auto"/>
        <w:left w:val="none" w:sz="0" w:space="0" w:color="auto"/>
        <w:bottom w:val="none" w:sz="0" w:space="0" w:color="auto"/>
        <w:right w:val="none" w:sz="0" w:space="0" w:color="auto"/>
      </w:divBdr>
    </w:div>
    <w:div w:id="245651206">
      <w:bodyDiv w:val="1"/>
      <w:marLeft w:val="0"/>
      <w:marRight w:val="0"/>
      <w:marTop w:val="0"/>
      <w:marBottom w:val="0"/>
      <w:divBdr>
        <w:top w:val="none" w:sz="0" w:space="0" w:color="auto"/>
        <w:left w:val="none" w:sz="0" w:space="0" w:color="auto"/>
        <w:bottom w:val="none" w:sz="0" w:space="0" w:color="auto"/>
        <w:right w:val="none" w:sz="0" w:space="0" w:color="auto"/>
      </w:divBdr>
    </w:div>
    <w:div w:id="246229741">
      <w:bodyDiv w:val="1"/>
      <w:marLeft w:val="0"/>
      <w:marRight w:val="0"/>
      <w:marTop w:val="0"/>
      <w:marBottom w:val="0"/>
      <w:divBdr>
        <w:top w:val="none" w:sz="0" w:space="0" w:color="auto"/>
        <w:left w:val="none" w:sz="0" w:space="0" w:color="auto"/>
        <w:bottom w:val="none" w:sz="0" w:space="0" w:color="auto"/>
        <w:right w:val="none" w:sz="0" w:space="0" w:color="auto"/>
      </w:divBdr>
    </w:div>
    <w:div w:id="249314672">
      <w:bodyDiv w:val="1"/>
      <w:marLeft w:val="0"/>
      <w:marRight w:val="0"/>
      <w:marTop w:val="0"/>
      <w:marBottom w:val="0"/>
      <w:divBdr>
        <w:top w:val="none" w:sz="0" w:space="0" w:color="auto"/>
        <w:left w:val="none" w:sz="0" w:space="0" w:color="auto"/>
        <w:bottom w:val="none" w:sz="0" w:space="0" w:color="auto"/>
        <w:right w:val="none" w:sz="0" w:space="0" w:color="auto"/>
      </w:divBdr>
    </w:div>
    <w:div w:id="275059458">
      <w:bodyDiv w:val="1"/>
      <w:marLeft w:val="0"/>
      <w:marRight w:val="0"/>
      <w:marTop w:val="0"/>
      <w:marBottom w:val="0"/>
      <w:divBdr>
        <w:top w:val="none" w:sz="0" w:space="0" w:color="auto"/>
        <w:left w:val="none" w:sz="0" w:space="0" w:color="auto"/>
        <w:bottom w:val="none" w:sz="0" w:space="0" w:color="auto"/>
        <w:right w:val="none" w:sz="0" w:space="0" w:color="auto"/>
      </w:divBdr>
    </w:div>
    <w:div w:id="287443007">
      <w:bodyDiv w:val="1"/>
      <w:marLeft w:val="0"/>
      <w:marRight w:val="0"/>
      <w:marTop w:val="0"/>
      <w:marBottom w:val="0"/>
      <w:divBdr>
        <w:top w:val="none" w:sz="0" w:space="0" w:color="auto"/>
        <w:left w:val="none" w:sz="0" w:space="0" w:color="auto"/>
        <w:bottom w:val="none" w:sz="0" w:space="0" w:color="auto"/>
        <w:right w:val="none" w:sz="0" w:space="0" w:color="auto"/>
      </w:divBdr>
    </w:div>
    <w:div w:id="297491773">
      <w:bodyDiv w:val="1"/>
      <w:marLeft w:val="0"/>
      <w:marRight w:val="0"/>
      <w:marTop w:val="0"/>
      <w:marBottom w:val="0"/>
      <w:divBdr>
        <w:top w:val="none" w:sz="0" w:space="0" w:color="auto"/>
        <w:left w:val="none" w:sz="0" w:space="0" w:color="auto"/>
        <w:bottom w:val="none" w:sz="0" w:space="0" w:color="auto"/>
        <w:right w:val="none" w:sz="0" w:space="0" w:color="auto"/>
      </w:divBdr>
    </w:div>
    <w:div w:id="299071711">
      <w:bodyDiv w:val="1"/>
      <w:marLeft w:val="0"/>
      <w:marRight w:val="0"/>
      <w:marTop w:val="0"/>
      <w:marBottom w:val="0"/>
      <w:divBdr>
        <w:top w:val="none" w:sz="0" w:space="0" w:color="auto"/>
        <w:left w:val="none" w:sz="0" w:space="0" w:color="auto"/>
        <w:bottom w:val="none" w:sz="0" w:space="0" w:color="auto"/>
        <w:right w:val="none" w:sz="0" w:space="0" w:color="auto"/>
      </w:divBdr>
    </w:div>
    <w:div w:id="299919363">
      <w:bodyDiv w:val="1"/>
      <w:marLeft w:val="0"/>
      <w:marRight w:val="0"/>
      <w:marTop w:val="0"/>
      <w:marBottom w:val="0"/>
      <w:divBdr>
        <w:top w:val="none" w:sz="0" w:space="0" w:color="auto"/>
        <w:left w:val="none" w:sz="0" w:space="0" w:color="auto"/>
        <w:bottom w:val="none" w:sz="0" w:space="0" w:color="auto"/>
        <w:right w:val="none" w:sz="0" w:space="0" w:color="auto"/>
      </w:divBdr>
    </w:div>
    <w:div w:id="306782357">
      <w:bodyDiv w:val="1"/>
      <w:marLeft w:val="0"/>
      <w:marRight w:val="0"/>
      <w:marTop w:val="0"/>
      <w:marBottom w:val="0"/>
      <w:divBdr>
        <w:top w:val="none" w:sz="0" w:space="0" w:color="auto"/>
        <w:left w:val="none" w:sz="0" w:space="0" w:color="auto"/>
        <w:bottom w:val="none" w:sz="0" w:space="0" w:color="auto"/>
        <w:right w:val="none" w:sz="0" w:space="0" w:color="auto"/>
      </w:divBdr>
    </w:div>
    <w:div w:id="317343952">
      <w:bodyDiv w:val="1"/>
      <w:marLeft w:val="0"/>
      <w:marRight w:val="0"/>
      <w:marTop w:val="0"/>
      <w:marBottom w:val="0"/>
      <w:divBdr>
        <w:top w:val="none" w:sz="0" w:space="0" w:color="auto"/>
        <w:left w:val="none" w:sz="0" w:space="0" w:color="auto"/>
        <w:bottom w:val="none" w:sz="0" w:space="0" w:color="auto"/>
        <w:right w:val="none" w:sz="0" w:space="0" w:color="auto"/>
      </w:divBdr>
    </w:div>
    <w:div w:id="323433515">
      <w:bodyDiv w:val="1"/>
      <w:marLeft w:val="0"/>
      <w:marRight w:val="0"/>
      <w:marTop w:val="0"/>
      <w:marBottom w:val="0"/>
      <w:divBdr>
        <w:top w:val="none" w:sz="0" w:space="0" w:color="auto"/>
        <w:left w:val="none" w:sz="0" w:space="0" w:color="auto"/>
        <w:bottom w:val="none" w:sz="0" w:space="0" w:color="auto"/>
        <w:right w:val="none" w:sz="0" w:space="0" w:color="auto"/>
      </w:divBdr>
    </w:div>
    <w:div w:id="324433393">
      <w:bodyDiv w:val="1"/>
      <w:marLeft w:val="0"/>
      <w:marRight w:val="0"/>
      <w:marTop w:val="0"/>
      <w:marBottom w:val="0"/>
      <w:divBdr>
        <w:top w:val="none" w:sz="0" w:space="0" w:color="auto"/>
        <w:left w:val="none" w:sz="0" w:space="0" w:color="auto"/>
        <w:bottom w:val="none" w:sz="0" w:space="0" w:color="auto"/>
        <w:right w:val="none" w:sz="0" w:space="0" w:color="auto"/>
      </w:divBdr>
    </w:div>
    <w:div w:id="337001550">
      <w:bodyDiv w:val="1"/>
      <w:marLeft w:val="0"/>
      <w:marRight w:val="0"/>
      <w:marTop w:val="0"/>
      <w:marBottom w:val="0"/>
      <w:divBdr>
        <w:top w:val="none" w:sz="0" w:space="0" w:color="auto"/>
        <w:left w:val="none" w:sz="0" w:space="0" w:color="auto"/>
        <w:bottom w:val="none" w:sz="0" w:space="0" w:color="auto"/>
        <w:right w:val="none" w:sz="0" w:space="0" w:color="auto"/>
      </w:divBdr>
    </w:div>
    <w:div w:id="344408347">
      <w:bodyDiv w:val="1"/>
      <w:marLeft w:val="0"/>
      <w:marRight w:val="0"/>
      <w:marTop w:val="0"/>
      <w:marBottom w:val="0"/>
      <w:divBdr>
        <w:top w:val="none" w:sz="0" w:space="0" w:color="auto"/>
        <w:left w:val="none" w:sz="0" w:space="0" w:color="auto"/>
        <w:bottom w:val="none" w:sz="0" w:space="0" w:color="auto"/>
        <w:right w:val="none" w:sz="0" w:space="0" w:color="auto"/>
      </w:divBdr>
    </w:div>
    <w:div w:id="348723720">
      <w:bodyDiv w:val="1"/>
      <w:marLeft w:val="0"/>
      <w:marRight w:val="0"/>
      <w:marTop w:val="0"/>
      <w:marBottom w:val="0"/>
      <w:divBdr>
        <w:top w:val="none" w:sz="0" w:space="0" w:color="auto"/>
        <w:left w:val="none" w:sz="0" w:space="0" w:color="auto"/>
        <w:bottom w:val="none" w:sz="0" w:space="0" w:color="auto"/>
        <w:right w:val="none" w:sz="0" w:space="0" w:color="auto"/>
      </w:divBdr>
    </w:div>
    <w:div w:id="349187642">
      <w:bodyDiv w:val="1"/>
      <w:marLeft w:val="0"/>
      <w:marRight w:val="0"/>
      <w:marTop w:val="0"/>
      <w:marBottom w:val="0"/>
      <w:divBdr>
        <w:top w:val="none" w:sz="0" w:space="0" w:color="auto"/>
        <w:left w:val="none" w:sz="0" w:space="0" w:color="auto"/>
        <w:bottom w:val="none" w:sz="0" w:space="0" w:color="auto"/>
        <w:right w:val="none" w:sz="0" w:space="0" w:color="auto"/>
      </w:divBdr>
    </w:div>
    <w:div w:id="353191350">
      <w:bodyDiv w:val="1"/>
      <w:marLeft w:val="0"/>
      <w:marRight w:val="0"/>
      <w:marTop w:val="0"/>
      <w:marBottom w:val="0"/>
      <w:divBdr>
        <w:top w:val="none" w:sz="0" w:space="0" w:color="auto"/>
        <w:left w:val="none" w:sz="0" w:space="0" w:color="auto"/>
        <w:bottom w:val="none" w:sz="0" w:space="0" w:color="auto"/>
        <w:right w:val="none" w:sz="0" w:space="0" w:color="auto"/>
      </w:divBdr>
    </w:div>
    <w:div w:id="360397444">
      <w:bodyDiv w:val="1"/>
      <w:marLeft w:val="0"/>
      <w:marRight w:val="0"/>
      <w:marTop w:val="0"/>
      <w:marBottom w:val="0"/>
      <w:divBdr>
        <w:top w:val="none" w:sz="0" w:space="0" w:color="auto"/>
        <w:left w:val="none" w:sz="0" w:space="0" w:color="auto"/>
        <w:bottom w:val="none" w:sz="0" w:space="0" w:color="auto"/>
        <w:right w:val="none" w:sz="0" w:space="0" w:color="auto"/>
      </w:divBdr>
    </w:div>
    <w:div w:id="366489460">
      <w:bodyDiv w:val="1"/>
      <w:marLeft w:val="0"/>
      <w:marRight w:val="0"/>
      <w:marTop w:val="0"/>
      <w:marBottom w:val="0"/>
      <w:divBdr>
        <w:top w:val="none" w:sz="0" w:space="0" w:color="auto"/>
        <w:left w:val="none" w:sz="0" w:space="0" w:color="auto"/>
        <w:bottom w:val="none" w:sz="0" w:space="0" w:color="auto"/>
        <w:right w:val="none" w:sz="0" w:space="0" w:color="auto"/>
      </w:divBdr>
    </w:div>
    <w:div w:id="372386343">
      <w:bodyDiv w:val="1"/>
      <w:marLeft w:val="0"/>
      <w:marRight w:val="0"/>
      <w:marTop w:val="0"/>
      <w:marBottom w:val="0"/>
      <w:divBdr>
        <w:top w:val="none" w:sz="0" w:space="0" w:color="auto"/>
        <w:left w:val="none" w:sz="0" w:space="0" w:color="auto"/>
        <w:bottom w:val="none" w:sz="0" w:space="0" w:color="auto"/>
        <w:right w:val="none" w:sz="0" w:space="0" w:color="auto"/>
      </w:divBdr>
    </w:div>
    <w:div w:id="374282029">
      <w:bodyDiv w:val="1"/>
      <w:marLeft w:val="0"/>
      <w:marRight w:val="0"/>
      <w:marTop w:val="0"/>
      <w:marBottom w:val="0"/>
      <w:divBdr>
        <w:top w:val="none" w:sz="0" w:space="0" w:color="auto"/>
        <w:left w:val="none" w:sz="0" w:space="0" w:color="auto"/>
        <w:bottom w:val="none" w:sz="0" w:space="0" w:color="auto"/>
        <w:right w:val="none" w:sz="0" w:space="0" w:color="auto"/>
      </w:divBdr>
    </w:div>
    <w:div w:id="381946717">
      <w:bodyDiv w:val="1"/>
      <w:marLeft w:val="0"/>
      <w:marRight w:val="0"/>
      <w:marTop w:val="0"/>
      <w:marBottom w:val="0"/>
      <w:divBdr>
        <w:top w:val="none" w:sz="0" w:space="0" w:color="auto"/>
        <w:left w:val="none" w:sz="0" w:space="0" w:color="auto"/>
        <w:bottom w:val="none" w:sz="0" w:space="0" w:color="auto"/>
        <w:right w:val="none" w:sz="0" w:space="0" w:color="auto"/>
      </w:divBdr>
    </w:div>
    <w:div w:id="388112237">
      <w:bodyDiv w:val="1"/>
      <w:marLeft w:val="0"/>
      <w:marRight w:val="0"/>
      <w:marTop w:val="0"/>
      <w:marBottom w:val="0"/>
      <w:divBdr>
        <w:top w:val="none" w:sz="0" w:space="0" w:color="auto"/>
        <w:left w:val="none" w:sz="0" w:space="0" w:color="auto"/>
        <w:bottom w:val="none" w:sz="0" w:space="0" w:color="auto"/>
        <w:right w:val="none" w:sz="0" w:space="0" w:color="auto"/>
      </w:divBdr>
    </w:div>
    <w:div w:id="389961826">
      <w:bodyDiv w:val="1"/>
      <w:marLeft w:val="0"/>
      <w:marRight w:val="0"/>
      <w:marTop w:val="0"/>
      <w:marBottom w:val="0"/>
      <w:divBdr>
        <w:top w:val="none" w:sz="0" w:space="0" w:color="auto"/>
        <w:left w:val="none" w:sz="0" w:space="0" w:color="auto"/>
        <w:bottom w:val="none" w:sz="0" w:space="0" w:color="auto"/>
        <w:right w:val="none" w:sz="0" w:space="0" w:color="auto"/>
      </w:divBdr>
    </w:div>
    <w:div w:id="408118121">
      <w:bodyDiv w:val="1"/>
      <w:marLeft w:val="0"/>
      <w:marRight w:val="0"/>
      <w:marTop w:val="0"/>
      <w:marBottom w:val="0"/>
      <w:divBdr>
        <w:top w:val="none" w:sz="0" w:space="0" w:color="auto"/>
        <w:left w:val="none" w:sz="0" w:space="0" w:color="auto"/>
        <w:bottom w:val="none" w:sz="0" w:space="0" w:color="auto"/>
        <w:right w:val="none" w:sz="0" w:space="0" w:color="auto"/>
      </w:divBdr>
    </w:div>
    <w:div w:id="416024147">
      <w:bodyDiv w:val="1"/>
      <w:marLeft w:val="0"/>
      <w:marRight w:val="0"/>
      <w:marTop w:val="0"/>
      <w:marBottom w:val="0"/>
      <w:divBdr>
        <w:top w:val="none" w:sz="0" w:space="0" w:color="auto"/>
        <w:left w:val="none" w:sz="0" w:space="0" w:color="auto"/>
        <w:bottom w:val="none" w:sz="0" w:space="0" w:color="auto"/>
        <w:right w:val="none" w:sz="0" w:space="0" w:color="auto"/>
      </w:divBdr>
    </w:div>
    <w:div w:id="420764041">
      <w:bodyDiv w:val="1"/>
      <w:marLeft w:val="0"/>
      <w:marRight w:val="0"/>
      <w:marTop w:val="0"/>
      <w:marBottom w:val="0"/>
      <w:divBdr>
        <w:top w:val="none" w:sz="0" w:space="0" w:color="auto"/>
        <w:left w:val="none" w:sz="0" w:space="0" w:color="auto"/>
        <w:bottom w:val="none" w:sz="0" w:space="0" w:color="auto"/>
        <w:right w:val="none" w:sz="0" w:space="0" w:color="auto"/>
      </w:divBdr>
    </w:div>
    <w:div w:id="428047212">
      <w:bodyDiv w:val="1"/>
      <w:marLeft w:val="0"/>
      <w:marRight w:val="0"/>
      <w:marTop w:val="0"/>
      <w:marBottom w:val="0"/>
      <w:divBdr>
        <w:top w:val="none" w:sz="0" w:space="0" w:color="auto"/>
        <w:left w:val="none" w:sz="0" w:space="0" w:color="auto"/>
        <w:bottom w:val="none" w:sz="0" w:space="0" w:color="auto"/>
        <w:right w:val="none" w:sz="0" w:space="0" w:color="auto"/>
      </w:divBdr>
    </w:div>
    <w:div w:id="440342176">
      <w:bodyDiv w:val="1"/>
      <w:marLeft w:val="0"/>
      <w:marRight w:val="0"/>
      <w:marTop w:val="0"/>
      <w:marBottom w:val="0"/>
      <w:divBdr>
        <w:top w:val="none" w:sz="0" w:space="0" w:color="auto"/>
        <w:left w:val="none" w:sz="0" w:space="0" w:color="auto"/>
        <w:bottom w:val="none" w:sz="0" w:space="0" w:color="auto"/>
        <w:right w:val="none" w:sz="0" w:space="0" w:color="auto"/>
      </w:divBdr>
    </w:div>
    <w:div w:id="442071922">
      <w:bodyDiv w:val="1"/>
      <w:marLeft w:val="0"/>
      <w:marRight w:val="0"/>
      <w:marTop w:val="0"/>
      <w:marBottom w:val="0"/>
      <w:divBdr>
        <w:top w:val="none" w:sz="0" w:space="0" w:color="auto"/>
        <w:left w:val="none" w:sz="0" w:space="0" w:color="auto"/>
        <w:bottom w:val="none" w:sz="0" w:space="0" w:color="auto"/>
        <w:right w:val="none" w:sz="0" w:space="0" w:color="auto"/>
      </w:divBdr>
    </w:div>
    <w:div w:id="460225760">
      <w:bodyDiv w:val="1"/>
      <w:marLeft w:val="0"/>
      <w:marRight w:val="0"/>
      <w:marTop w:val="0"/>
      <w:marBottom w:val="0"/>
      <w:divBdr>
        <w:top w:val="none" w:sz="0" w:space="0" w:color="auto"/>
        <w:left w:val="none" w:sz="0" w:space="0" w:color="auto"/>
        <w:bottom w:val="none" w:sz="0" w:space="0" w:color="auto"/>
        <w:right w:val="none" w:sz="0" w:space="0" w:color="auto"/>
      </w:divBdr>
    </w:div>
    <w:div w:id="464006329">
      <w:bodyDiv w:val="1"/>
      <w:marLeft w:val="0"/>
      <w:marRight w:val="0"/>
      <w:marTop w:val="0"/>
      <w:marBottom w:val="0"/>
      <w:divBdr>
        <w:top w:val="none" w:sz="0" w:space="0" w:color="auto"/>
        <w:left w:val="none" w:sz="0" w:space="0" w:color="auto"/>
        <w:bottom w:val="none" w:sz="0" w:space="0" w:color="auto"/>
        <w:right w:val="none" w:sz="0" w:space="0" w:color="auto"/>
      </w:divBdr>
    </w:div>
    <w:div w:id="475268249">
      <w:bodyDiv w:val="1"/>
      <w:marLeft w:val="0"/>
      <w:marRight w:val="0"/>
      <w:marTop w:val="0"/>
      <w:marBottom w:val="0"/>
      <w:divBdr>
        <w:top w:val="none" w:sz="0" w:space="0" w:color="auto"/>
        <w:left w:val="none" w:sz="0" w:space="0" w:color="auto"/>
        <w:bottom w:val="none" w:sz="0" w:space="0" w:color="auto"/>
        <w:right w:val="none" w:sz="0" w:space="0" w:color="auto"/>
      </w:divBdr>
    </w:div>
    <w:div w:id="478111288">
      <w:bodyDiv w:val="1"/>
      <w:marLeft w:val="0"/>
      <w:marRight w:val="0"/>
      <w:marTop w:val="0"/>
      <w:marBottom w:val="0"/>
      <w:divBdr>
        <w:top w:val="none" w:sz="0" w:space="0" w:color="auto"/>
        <w:left w:val="none" w:sz="0" w:space="0" w:color="auto"/>
        <w:bottom w:val="none" w:sz="0" w:space="0" w:color="auto"/>
        <w:right w:val="none" w:sz="0" w:space="0" w:color="auto"/>
      </w:divBdr>
    </w:div>
    <w:div w:id="487089858">
      <w:bodyDiv w:val="1"/>
      <w:marLeft w:val="0"/>
      <w:marRight w:val="0"/>
      <w:marTop w:val="0"/>
      <w:marBottom w:val="0"/>
      <w:divBdr>
        <w:top w:val="none" w:sz="0" w:space="0" w:color="auto"/>
        <w:left w:val="none" w:sz="0" w:space="0" w:color="auto"/>
        <w:bottom w:val="none" w:sz="0" w:space="0" w:color="auto"/>
        <w:right w:val="none" w:sz="0" w:space="0" w:color="auto"/>
      </w:divBdr>
    </w:div>
    <w:div w:id="497963423">
      <w:bodyDiv w:val="1"/>
      <w:marLeft w:val="0"/>
      <w:marRight w:val="0"/>
      <w:marTop w:val="0"/>
      <w:marBottom w:val="0"/>
      <w:divBdr>
        <w:top w:val="none" w:sz="0" w:space="0" w:color="auto"/>
        <w:left w:val="none" w:sz="0" w:space="0" w:color="auto"/>
        <w:bottom w:val="none" w:sz="0" w:space="0" w:color="auto"/>
        <w:right w:val="none" w:sz="0" w:space="0" w:color="auto"/>
      </w:divBdr>
    </w:div>
    <w:div w:id="506092381">
      <w:bodyDiv w:val="1"/>
      <w:marLeft w:val="0"/>
      <w:marRight w:val="0"/>
      <w:marTop w:val="0"/>
      <w:marBottom w:val="0"/>
      <w:divBdr>
        <w:top w:val="none" w:sz="0" w:space="0" w:color="auto"/>
        <w:left w:val="none" w:sz="0" w:space="0" w:color="auto"/>
        <w:bottom w:val="none" w:sz="0" w:space="0" w:color="auto"/>
        <w:right w:val="none" w:sz="0" w:space="0" w:color="auto"/>
      </w:divBdr>
    </w:div>
    <w:div w:id="511333772">
      <w:bodyDiv w:val="1"/>
      <w:marLeft w:val="0"/>
      <w:marRight w:val="0"/>
      <w:marTop w:val="0"/>
      <w:marBottom w:val="0"/>
      <w:divBdr>
        <w:top w:val="none" w:sz="0" w:space="0" w:color="auto"/>
        <w:left w:val="none" w:sz="0" w:space="0" w:color="auto"/>
        <w:bottom w:val="none" w:sz="0" w:space="0" w:color="auto"/>
        <w:right w:val="none" w:sz="0" w:space="0" w:color="auto"/>
      </w:divBdr>
    </w:div>
    <w:div w:id="519514770">
      <w:bodyDiv w:val="1"/>
      <w:marLeft w:val="0"/>
      <w:marRight w:val="0"/>
      <w:marTop w:val="0"/>
      <w:marBottom w:val="0"/>
      <w:divBdr>
        <w:top w:val="none" w:sz="0" w:space="0" w:color="auto"/>
        <w:left w:val="none" w:sz="0" w:space="0" w:color="auto"/>
        <w:bottom w:val="none" w:sz="0" w:space="0" w:color="auto"/>
        <w:right w:val="none" w:sz="0" w:space="0" w:color="auto"/>
      </w:divBdr>
    </w:div>
    <w:div w:id="521554798">
      <w:bodyDiv w:val="1"/>
      <w:marLeft w:val="0"/>
      <w:marRight w:val="0"/>
      <w:marTop w:val="0"/>
      <w:marBottom w:val="0"/>
      <w:divBdr>
        <w:top w:val="none" w:sz="0" w:space="0" w:color="auto"/>
        <w:left w:val="none" w:sz="0" w:space="0" w:color="auto"/>
        <w:bottom w:val="none" w:sz="0" w:space="0" w:color="auto"/>
        <w:right w:val="none" w:sz="0" w:space="0" w:color="auto"/>
      </w:divBdr>
    </w:div>
    <w:div w:id="530993606">
      <w:bodyDiv w:val="1"/>
      <w:marLeft w:val="0"/>
      <w:marRight w:val="0"/>
      <w:marTop w:val="0"/>
      <w:marBottom w:val="0"/>
      <w:divBdr>
        <w:top w:val="none" w:sz="0" w:space="0" w:color="auto"/>
        <w:left w:val="none" w:sz="0" w:space="0" w:color="auto"/>
        <w:bottom w:val="none" w:sz="0" w:space="0" w:color="auto"/>
        <w:right w:val="none" w:sz="0" w:space="0" w:color="auto"/>
      </w:divBdr>
    </w:div>
    <w:div w:id="534971979">
      <w:bodyDiv w:val="1"/>
      <w:marLeft w:val="0"/>
      <w:marRight w:val="0"/>
      <w:marTop w:val="0"/>
      <w:marBottom w:val="0"/>
      <w:divBdr>
        <w:top w:val="none" w:sz="0" w:space="0" w:color="auto"/>
        <w:left w:val="none" w:sz="0" w:space="0" w:color="auto"/>
        <w:bottom w:val="none" w:sz="0" w:space="0" w:color="auto"/>
        <w:right w:val="none" w:sz="0" w:space="0" w:color="auto"/>
      </w:divBdr>
    </w:div>
    <w:div w:id="569652601">
      <w:bodyDiv w:val="1"/>
      <w:marLeft w:val="0"/>
      <w:marRight w:val="0"/>
      <w:marTop w:val="0"/>
      <w:marBottom w:val="0"/>
      <w:divBdr>
        <w:top w:val="none" w:sz="0" w:space="0" w:color="auto"/>
        <w:left w:val="none" w:sz="0" w:space="0" w:color="auto"/>
        <w:bottom w:val="none" w:sz="0" w:space="0" w:color="auto"/>
        <w:right w:val="none" w:sz="0" w:space="0" w:color="auto"/>
      </w:divBdr>
    </w:div>
    <w:div w:id="569727992">
      <w:bodyDiv w:val="1"/>
      <w:marLeft w:val="0"/>
      <w:marRight w:val="0"/>
      <w:marTop w:val="0"/>
      <w:marBottom w:val="0"/>
      <w:divBdr>
        <w:top w:val="none" w:sz="0" w:space="0" w:color="auto"/>
        <w:left w:val="none" w:sz="0" w:space="0" w:color="auto"/>
        <w:bottom w:val="none" w:sz="0" w:space="0" w:color="auto"/>
        <w:right w:val="none" w:sz="0" w:space="0" w:color="auto"/>
      </w:divBdr>
    </w:div>
    <w:div w:id="585187948">
      <w:bodyDiv w:val="1"/>
      <w:marLeft w:val="0"/>
      <w:marRight w:val="0"/>
      <w:marTop w:val="0"/>
      <w:marBottom w:val="0"/>
      <w:divBdr>
        <w:top w:val="none" w:sz="0" w:space="0" w:color="auto"/>
        <w:left w:val="none" w:sz="0" w:space="0" w:color="auto"/>
        <w:bottom w:val="none" w:sz="0" w:space="0" w:color="auto"/>
        <w:right w:val="none" w:sz="0" w:space="0" w:color="auto"/>
      </w:divBdr>
    </w:div>
    <w:div w:id="598026723">
      <w:bodyDiv w:val="1"/>
      <w:marLeft w:val="0"/>
      <w:marRight w:val="0"/>
      <w:marTop w:val="0"/>
      <w:marBottom w:val="0"/>
      <w:divBdr>
        <w:top w:val="none" w:sz="0" w:space="0" w:color="auto"/>
        <w:left w:val="none" w:sz="0" w:space="0" w:color="auto"/>
        <w:bottom w:val="none" w:sz="0" w:space="0" w:color="auto"/>
        <w:right w:val="none" w:sz="0" w:space="0" w:color="auto"/>
      </w:divBdr>
    </w:div>
    <w:div w:id="603077453">
      <w:bodyDiv w:val="1"/>
      <w:marLeft w:val="0"/>
      <w:marRight w:val="0"/>
      <w:marTop w:val="0"/>
      <w:marBottom w:val="0"/>
      <w:divBdr>
        <w:top w:val="none" w:sz="0" w:space="0" w:color="auto"/>
        <w:left w:val="none" w:sz="0" w:space="0" w:color="auto"/>
        <w:bottom w:val="none" w:sz="0" w:space="0" w:color="auto"/>
        <w:right w:val="none" w:sz="0" w:space="0" w:color="auto"/>
      </w:divBdr>
    </w:div>
    <w:div w:id="607272821">
      <w:bodyDiv w:val="1"/>
      <w:marLeft w:val="0"/>
      <w:marRight w:val="0"/>
      <w:marTop w:val="0"/>
      <w:marBottom w:val="0"/>
      <w:divBdr>
        <w:top w:val="none" w:sz="0" w:space="0" w:color="auto"/>
        <w:left w:val="none" w:sz="0" w:space="0" w:color="auto"/>
        <w:bottom w:val="none" w:sz="0" w:space="0" w:color="auto"/>
        <w:right w:val="none" w:sz="0" w:space="0" w:color="auto"/>
      </w:divBdr>
    </w:div>
    <w:div w:id="612439547">
      <w:bodyDiv w:val="1"/>
      <w:marLeft w:val="0"/>
      <w:marRight w:val="0"/>
      <w:marTop w:val="0"/>
      <w:marBottom w:val="0"/>
      <w:divBdr>
        <w:top w:val="none" w:sz="0" w:space="0" w:color="auto"/>
        <w:left w:val="none" w:sz="0" w:space="0" w:color="auto"/>
        <w:bottom w:val="none" w:sz="0" w:space="0" w:color="auto"/>
        <w:right w:val="none" w:sz="0" w:space="0" w:color="auto"/>
      </w:divBdr>
    </w:div>
    <w:div w:id="616373488">
      <w:bodyDiv w:val="1"/>
      <w:marLeft w:val="0"/>
      <w:marRight w:val="0"/>
      <w:marTop w:val="0"/>
      <w:marBottom w:val="0"/>
      <w:divBdr>
        <w:top w:val="none" w:sz="0" w:space="0" w:color="auto"/>
        <w:left w:val="none" w:sz="0" w:space="0" w:color="auto"/>
        <w:bottom w:val="none" w:sz="0" w:space="0" w:color="auto"/>
        <w:right w:val="none" w:sz="0" w:space="0" w:color="auto"/>
      </w:divBdr>
    </w:div>
    <w:div w:id="628047954">
      <w:bodyDiv w:val="1"/>
      <w:marLeft w:val="0"/>
      <w:marRight w:val="0"/>
      <w:marTop w:val="0"/>
      <w:marBottom w:val="0"/>
      <w:divBdr>
        <w:top w:val="none" w:sz="0" w:space="0" w:color="auto"/>
        <w:left w:val="none" w:sz="0" w:space="0" w:color="auto"/>
        <w:bottom w:val="none" w:sz="0" w:space="0" w:color="auto"/>
        <w:right w:val="none" w:sz="0" w:space="0" w:color="auto"/>
      </w:divBdr>
    </w:div>
    <w:div w:id="633684271">
      <w:bodyDiv w:val="1"/>
      <w:marLeft w:val="0"/>
      <w:marRight w:val="0"/>
      <w:marTop w:val="0"/>
      <w:marBottom w:val="0"/>
      <w:divBdr>
        <w:top w:val="none" w:sz="0" w:space="0" w:color="auto"/>
        <w:left w:val="none" w:sz="0" w:space="0" w:color="auto"/>
        <w:bottom w:val="none" w:sz="0" w:space="0" w:color="auto"/>
        <w:right w:val="none" w:sz="0" w:space="0" w:color="auto"/>
      </w:divBdr>
    </w:div>
    <w:div w:id="642394302">
      <w:bodyDiv w:val="1"/>
      <w:marLeft w:val="0"/>
      <w:marRight w:val="0"/>
      <w:marTop w:val="0"/>
      <w:marBottom w:val="0"/>
      <w:divBdr>
        <w:top w:val="none" w:sz="0" w:space="0" w:color="auto"/>
        <w:left w:val="none" w:sz="0" w:space="0" w:color="auto"/>
        <w:bottom w:val="none" w:sz="0" w:space="0" w:color="auto"/>
        <w:right w:val="none" w:sz="0" w:space="0" w:color="auto"/>
      </w:divBdr>
    </w:div>
    <w:div w:id="645278494">
      <w:bodyDiv w:val="1"/>
      <w:marLeft w:val="0"/>
      <w:marRight w:val="0"/>
      <w:marTop w:val="0"/>
      <w:marBottom w:val="0"/>
      <w:divBdr>
        <w:top w:val="none" w:sz="0" w:space="0" w:color="auto"/>
        <w:left w:val="none" w:sz="0" w:space="0" w:color="auto"/>
        <w:bottom w:val="none" w:sz="0" w:space="0" w:color="auto"/>
        <w:right w:val="none" w:sz="0" w:space="0" w:color="auto"/>
      </w:divBdr>
    </w:div>
    <w:div w:id="646134480">
      <w:bodyDiv w:val="1"/>
      <w:marLeft w:val="0"/>
      <w:marRight w:val="0"/>
      <w:marTop w:val="0"/>
      <w:marBottom w:val="0"/>
      <w:divBdr>
        <w:top w:val="none" w:sz="0" w:space="0" w:color="auto"/>
        <w:left w:val="none" w:sz="0" w:space="0" w:color="auto"/>
        <w:bottom w:val="none" w:sz="0" w:space="0" w:color="auto"/>
        <w:right w:val="none" w:sz="0" w:space="0" w:color="auto"/>
      </w:divBdr>
    </w:div>
    <w:div w:id="662661472">
      <w:bodyDiv w:val="1"/>
      <w:marLeft w:val="0"/>
      <w:marRight w:val="0"/>
      <w:marTop w:val="0"/>
      <w:marBottom w:val="0"/>
      <w:divBdr>
        <w:top w:val="none" w:sz="0" w:space="0" w:color="auto"/>
        <w:left w:val="none" w:sz="0" w:space="0" w:color="auto"/>
        <w:bottom w:val="none" w:sz="0" w:space="0" w:color="auto"/>
        <w:right w:val="none" w:sz="0" w:space="0" w:color="auto"/>
      </w:divBdr>
    </w:div>
    <w:div w:id="666713095">
      <w:bodyDiv w:val="1"/>
      <w:marLeft w:val="0"/>
      <w:marRight w:val="0"/>
      <w:marTop w:val="0"/>
      <w:marBottom w:val="0"/>
      <w:divBdr>
        <w:top w:val="none" w:sz="0" w:space="0" w:color="auto"/>
        <w:left w:val="none" w:sz="0" w:space="0" w:color="auto"/>
        <w:bottom w:val="none" w:sz="0" w:space="0" w:color="auto"/>
        <w:right w:val="none" w:sz="0" w:space="0" w:color="auto"/>
      </w:divBdr>
    </w:div>
    <w:div w:id="695346097">
      <w:bodyDiv w:val="1"/>
      <w:marLeft w:val="0"/>
      <w:marRight w:val="0"/>
      <w:marTop w:val="0"/>
      <w:marBottom w:val="0"/>
      <w:divBdr>
        <w:top w:val="none" w:sz="0" w:space="0" w:color="auto"/>
        <w:left w:val="none" w:sz="0" w:space="0" w:color="auto"/>
        <w:bottom w:val="none" w:sz="0" w:space="0" w:color="auto"/>
        <w:right w:val="none" w:sz="0" w:space="0" w:color="auto"/>
      </w:divBdr>
    </w:div>
    <w:div w:id="702485388">
      <w:bodyDiv w:val="1"/>
      <w:marLeft w:val="0"/>
      <w:marRight w:val="0"/>
      <w:marTop w:val="0"/>
      <w:marBottom w:val="0"/>
      <w:divBdr>
        <w:top w:val="none" w:sz="0" w:space="0" w:color="auto"/>
        <w:left w:val="none" w:sz="0" w:space="0" w:color="auto"/>
        <w:bottom w:val="none" w:sz="0" w:space="0" w:color="auto"/>
        <w:right w:val="none" w:sz="0" w:space="0" w:color="auto"/>
      </w:divBdr>
    </w:div>
    <w:div w:id="704446650">
      <w:bodyDiv w:val="1"/>
      <w:marLeft w:val="0"/>
      <w:marRight w:val="0"/>
      <w:marTop w:val="0"/>
      <w:marBottom w:val="0"/>
      <w:divBdr>
        <w:top w:val="none" w:sz="0" w:space="0" w:color="auto"/>
        <w:left w:val="none" w:sz="0" w:space="0" w:color="auto"/>
        <w:bottom w:val="none" w:sz="0" w:space="0" w:color="auto"/>
        <w:right w:val="none" w:sz="0" w:space="0" w:color="auto"/>
      </w:divBdr>
    </w:div>
    <w:div w:id="704984465">
      <w:bodyDiv w:val="1"/>
      <w:marLeft w:val="0"/>
      <w:marRight w:val="0"/>
      <w:marTop w:val="0"/>
      <w:marBottom w:val="0"/>
      <w:divBdr>
        <w:top w:val="none" w:sz="0" w:space="0" w:color="auto"/>
        <w:left w:val="none" w:sz="0" w:space="0" w:color="auto"/>
        <w:bottom w:val="none" w:sz="0" w:space="0" w:color="auto"/>
        <w:right w:val="none" w:sz="0" w:space="0" w:color="auto"/>
      </w:divBdr>
    </w:div>
    <w:div w:id="708140432">
      <w:bodyDiv w:val="1"/>
      <w:marLeft w:val="0"/>
      <w:marRight w:val="0"/>
      <w:marTop w:val="0"/>
      <w:marBottom w:val="0"/>
      <w:divBdr>
        <w:top w:val="none" w:sz="0" w:space="0" w:color="auto"/>
        <w:left w:val="none" w:sz="0" w:space="0" w:color="auto"/>
        <w:bottom w:val="none" w:sz="0" w:space="0" w:color="auto"/>
        <w:right w:val="none" w:sz="0" w:space="0" w:color="auto"/>
      </w:divBdr>
    </w:div>
    <w:div w:id="715541811">
      <w:bodyDiv w:val="1"/>
      <w:marLeft w:val="0"/>
      <w:marRight w:val="0"/>
      <w:marTop w:val="0"/>
      <w:marBottom w:val="0"/>
      <w:divBdr>
        <w:top w:val="none" w:sz="0" w:space="0" w:color="auto"/>
        <w:left w:val="none" w:sz="0" w:space="0" w:color="auto"/>
        <w:bottom w:val="none" w:sz="0" w:space="0" w:color="auto"/>
        <w:right w:val="none" w:sz="0" w:space="0" w:color="auto"/>
      </w:divBdr>
    </w:div>
    <w:div w:id="717554531">
      <w:bodyDiv w:val="1"/>
      <w:marLeft w:val="0"/>
      <w:marRight w:val="0"/>
      <w:marTop w:val="0"/>
      <w:marBottom w:val="0"/>
      <w:divBdr>
        <w:top w:val="none" w:sz="0" w:space="0" w:color="auto"/>
        <w:left w:val="none" w:sz="0" w:space="0" w:color="auto"/>
        <w:bottom w:val="none" w:sz="0" w:space="0" w:color="auto"/>
        <w:right w:val="none" w:sz="0" w:space="0" w:color="auto"/>
      </w:divBdr>
    </w:div>
    <w:div w:id="717824340">
      <w:bodyDiv w:val="1"/>
      <w:marLeft w:val="0"/>
      <w:marRight w:val="0"/>
      <w:marTop w:val="0"/>
      <w:marBottom w:val="0"/>
      <w:divBdr>
        <w:top w:val="none" w:sz="0" w:space="0" w:color="auto"/>
        <w:left w:val="none" w:sz="0" w:space="0" w:color="auto"/>
        <w:bottom w:val="none" w:sz="0" w:space="0" w:color="auto"/>
        <w:right w:val="none" w:sz="0" w:space="0" w:color="auto"/>
      </w:divBdr>
    </w:div>
    <w:div w:id="725953213">
      <w:bodyDiv w:val="1"/>
      <w:marLeft w:val="0"/>
      <w:marRight w:val="0"/>
      <w:marTop w:val="0"/>
      <w:marBottom w:val="0"/>
      <w:divBdr>
        <w:top w:val="none" w:sz="0" w:space="0" w:color="auto"/>
        <w:left w:val="none" w:sz="0" w:space="0" w:color="auto"/>
        <w:bottom w:val="none" w:sz="0" w:space="0" w:color="auto"/>
        <w:right w:val="none" w:sz="0" w:space="0" w:color="auto"/>
      </w:divBdr>
    </w:div>
    <w:div w:id="728919965">
      <w:bodyDiv w:val="1"/>
      <w:marLeft w:val="0"/>
      <w:marRight w:val="0"/>
      <w:marTop w:val="0"/>
      <w:marBottom w:val="0"/>
      <w:divBdr>
        <w:top w:val="none" w:sz="0" w:space="0" w:color="auto"/>
        <w:left w:val="none" w:sz="0" w:space="0" w:color="auto"/>
        <w:bottom w:val="none" w:sz="0" w:space="0" w:color="auto"/>
        <w:right w:val="none" w:sz="0" w:space="0" w:color="auto"/>
      </w:divBdr>
    </w:div>
    <w:div w:id="740909923">
      <w:bodyDiv w:val="1"/>
      <w:marLeft w:val="0"/>
      <w:marRight w:val="0"/>
      <w:marTop w:val="0"/>
      <w:marBottom w:val="0"/>
      <w:divBdr>
        <w:top w:val="none" w:sz="0" w:space="0" w:color="auto"/>
        <w:left w:val="none" w:sz="0" w:space="0" w:color="auto"/>
        <w:bottom w:val="none" w:sz="0" w:space="0" w:color="auto"/>
        <w:right w:val="none" w:sz="0" w:space="0" w:color="auto"/>
      </w:divBdr>
    </w:div>
    <w:div w:id="748692250">
      <w:bodyDiv w:val="1"/>
      <w:marLeft w:val="0"/>
      <w:marRight w:val="0"/>
      <w:marTop w:val="0"/>
      <w:marBottom w:val="0"/>
      <w:divBdr>
        <w:top w:val="none" w:sz="0" w:space="0" w:color="auto"/>
        <w:left w:val="none" w:sz="0" w:space="0" w:color="auto"/>
        <w:bottom w:val="none" w:sz="0" w:space="0" w:color="auto"/>
        <w:right w:val="none" w:sz="0" w:space="0" w:color="auto"/>
      </w:divBdr>
    </w:div>
    <w:div w:id="750934436">
      <w:bodyDiv w:val="1"/>
      <w:marLeft w:val="0"/>
      <w:marRight w:val="0"/>
      <w:marTop w:val="0"/>
      <w:marBottom w:val="0"/>
      <w:divBdr>
        <w:top w:val="none" w:sz="0" w:space="0" w:color="auto"/>
        <w:left w:val="none" w:sz="0" w:space="0" w:color="auto"/>
        <w:bottom w:val="none" w:sz="0" w:space="0" w:color="auto"/>
        <w:right w:val="none" w:sz="0" w:space="0" w:color="auto"/>
      </w:divBdr>
    </w:div>
    <w:div w:id="755902064">
      <w:bodyDiv w:val="1"/>
      <w:marLeft w:val="0"/>
      <w:marRight w:val="0"/>
      <w:marTop w:val="0"/>
      <w:marBottom w:val="0"/>
      <w:divBdr>
        <w:top w:val="none" w:sz="0" w:space="0" w:color="auto"/>
        <w:left w:val="none" w:sz="0" w:space="0" w:color="auto"/>
        <w:bottom w:val="none" w:sz="0" w:space="0" w:color="auto"/>
        <w:right w:val="none" w:sz="0" w:space="0" w:color="auto"/>
      </w:divBdr>
    </w:div>
    <w:div w:id="756485775">
      <w:bodyDiv w:val="1"/>
      <w:marLeft w:val="0"/>
      <w:marRight w:val="0"/>
      <w:marTop w:val="0"/>
      <w:marBottom w:val="0"/>
      <w:divBdr>
        <w:top w:val="none" w:sz="0" w:space="0" w:color="auto"/>
        <w:left w:val="none" w:sz="0" w:space="0" w:color="auto"/>
        <w:bottom w:val="none" w:sz="0" w:space="0" w:color="auto"/>
        <w:right w:val="none" w:sz="0" w:space="0" w:color="auto"/>
      </w:divBdr>
    </w:div>
    <w:div w:id="759717712">
      <w:bodyDiv w:val="1"/>
      <w:marLeft w:val="0"/>
      <w:marRight w:val="0"/>
      <w:marTop w:val="0"/>
      <w:marBottom w:val="0"/>
      <w:divBdr>
        <w:top w:val="none" w:sz="0" w:space="0" w:color="auto"/>
        <w:left w:val="none" w:sz="0" w:space="0" w:color="auto"/>
        <w:bottom w:val="none" w:sz="0" w:space="0" w:color="auto"/>
        <w:right w:val="none" w:sz="0" w:space="0" w:color="auto"/>
      </w:divBdr>
    </w:div>
    <w:div w:id="768813235">
      <w:bodyDiv w:val="1"/>
      <w:marLeft w:val="0"/>
      <w:marRight w:val="0"/>
      <w:marTop w:val="0"/>
      <w:marBottom w:val="0"/>
      <w:divBdr>
        <w:top w:val="none" w:sz="0" w:space="0" w:color="auto"/>
        <w:left w:val="none" w:sz="0" w:space="0" w:color="auto"/>
        <w:bottom w:val="none" w:sz="0" w:space="0" w:color="auto"/>
        <w:right w:val="none" w:sz="0" w:space="0" w:color="auto"/>
      </w:divBdr>
    </w:div>
    <w:div w:id="778530565">
      <w:bodyDiv w:val="1"/>
      <w:marLeft w:val="0"/>
      <w:marRight w:val="0"/>
      <w:marTop w:val="0"/>
      <w:marBottom w:val="0"/>
      <w:divBdr>
        <w:top w:val="none" w:sz="0" w:space="0" w:color="auto"/>
        <w:left w:val="none" w:sz="0" w:space="0" w:color="auto"/>
        <w:bottom w:val="none" w:sz="0" w:space="0" w:color="auto"/>
        <w:right w:val="none" w:sz="0" w:space="0" w:color="auto"/>
      </w:divBdr>
    </w:div>
    <w:div w:id="786386484">
      <w:bodyDiv w:val="1"/>
      <w:marLeft w:val="0"/>
      <w:marRight w:val="0"/>
      <w:marTop w:val="0"/>
      <w:marBottom w:val="0"/>
      <w:divBdr>
        <w:top w:val="none" w:sz="0" w:space="0" w:color="auto"/>
        <w:left w:val="none" w:sz="0" w:space="0" w:color="auto"/>
        <w:bottom w:val="none" w:sz="0" w:space="0" w:color="auto"/>
        <w:right w:val="none" w:sz="0" w:space="0" w:color="auto"/>
      </w:divBdr>
    </w:div>
    <w:div w:id="788204240">
      <w:bodyDiv w:val="1"/>
      <w:marLeft w:val="0"/>
      <w:marRight w:val="0"/>
      <w:marTop w:val="0"/>
      <w:marBottom w:val="0"/>
      <w:divBdr>
        <w:top w:val="none" w:sz="0" w:space="0" w:color="auto"/>
        <w:left w:val="none" w:sz="0" w:space="0" w:color="auto"/>
        <w:bottom w:val="none" w:sz="0" w:space="0" w:color="auto"/>
        <w:right w:val="none" w:sz="0" w:space="0" w:color="auto"/>
      </w:divBdr>
    </w:div>
    <w:div w:id="799029895">
      <w:bodyDiv w:val="1"/>
      <w:marLeft w:val="0"/>
      <w:marRight w:val="0"/>
      <w:marTop w:val="0"/>
      <w:marBottom w:val="0"/>
      <w:divBdr>
        <w:top w:val="none" w:sz="0" w:space="0" w:color="auto"/>
        <w:left w:val="none" w:sz="0" w:space="0" w:color="auto"/>
        <w:bottom w:val="none" w:sz="0" w:space="0" w:color="auto"/>
        <w:right w:val="none" w:sz="0" w:space="0" w:color="auto"/>
      </w:divBdr>
    </w:div>
    <w:div w:id="801386459">
      <w:bodyDiv w:val="1"/>
      <w:marLeft w:val="0"/>
      <w:marRight w:val="0"/>
      <w:marTop w:val="0"/>
      <w:marBottom w:val="0"/>
      <w:divBdr>
        <w:top w:val="none" w:sz="0" w:space="0" w:color="auto"/>
        <w:left w:val="none" w:sz="0" w:space="0" w:color="auto"/>
        <w:bottom w:val="none" w:sz="0" w:space="0" w:color="auto"/>
        <w:right w:val="none" w:sz="0" w:space="0" w:color="auto"/>
      </w:divBdr>
    </w:div>
    <w:div w:id="802888864">
      <w:bodyDiv w:val="1"/>
      <w:marLeft w:val="0"/>
      <w:marRight w:val="0"/>
      <w:marTop w:val="0"/>
      <w:marBottom w:val="0"/>
      <w:divBdr>
        <w:top w:val="none" w:sz="0" w:space="0" w:color="auto"/>
        <w:left w:val="none" w:sz="0" w:space="0" w:color="auto"/>
        <w:bottom w:val="none" w:sz="0" w:space="0" w:color="auto"/>
        <w:right w:val="none" w:sz="0" w:space="0" w:color="auto"/>
      </w:divBdr>
    </w:div>
    <w:div w:id="812603852">
      <w:bodyDiv w:val="1"/>
      <w:marLeft w:val="0"/>
      <w:marRight w:val="0"/>
      <w:marTop w:val="0"/>
      <w:marBottom w:val="0"/>
      <w:divBdr>
        <w:top w:val="none" w:sz="0" w:space="0" w:color="auto"/>
        <w:left w:val="none" w:sz="0" w:space="0" w:color="auto"/>
        <w:bottom w:val="none" w:sz="0" w:space="0" w:color="auto"/>
        <w:right w:val="none" w:sz="0" w:space="0" w:color="auto"/>
      </w:divBdr>
    </w:div>
    <w:div w:id="823592336">
      <w:bodyDiv w:val="1"/>
      <w:marLeft w:val="0"/>
      <w:marRight w:val="0"/>
      <w:marTop w:val="0"/>
      <w:marBottom w:val="0"/>
      <w:divBdr>
        <w:top w:val="none" w:sz="0" w:space="0" w:color="auto"/>
        <w:left w:val="none" w:sz="0" w:space="0" w:color="auto"/>
        <w:bottom w:val="none" w:sz="0" w:space="0" w:color="auto"/>
        <w:right w:val="none" w:sz="0" w:space="0" w:color="auto"/>
      </w:divBdr>
    </w:div>
    <w:div w:id="830565103">
      <w:bodyDiv w:val="1"/>
      <w:marLeft w:val="0"/>
      <w:marRight w:val="0"/>
      <w:marTop w:val="0"/>
      <w:marBottom w:val="0"/>
      <w:divBdr>
        <w:top w:val="none" w:sz="0" w:space="0" w:color="auto"/>
        <w:left w:val="none" w:sz="0" w:space="0" w:color="auto"/>
        <w:bottom w:val="none" w:sz="0" w:space="0" w:color="auto"/>
        <w:right w:val="none" w:sz="0" w:space="0" w:color="auto"/>
      </w:divBdr>
    </w:div>
    <w:div w:id="832187581">
      <w:bodyDiv w:val="1"/>
      <w:marLeft w:val="0"/>
      <w:marRight w:val="0"/>
      <w:marTop w:val="0"/>
      <w:marBottom w:val="0"/>
      <w:divBdr>
        <w:top w:val="none" w:sz="0" w:space="0" w:color="auto"/>
        <w:left w:val="none" w:sz="0" w:space="0" w:color="auto"/>
        <w:bottom w:val="none" w:sz="0" w:space="0" w:color="auto"/>
        <w:right w:val="none" w:sz="0" w:space="0" w:color="auto"/>
      </w:divBdr>
    </w:div>
    <w:div w:id="846947466">
      <w:bodyDiv w:val="1"/>
      <w:marLeft w:val="0"/>
      <w:marRight w:val="0"/>
      <w:marTop w:val="0"/>
      <w:marBottom w:val="0"/>
      <w:divBdr>
        <w:top w:val="none" w:sz="0" w:space="0" w:color="auto"/>
        <w:left w:val="none" w:sz="0" w:space="0" w:color="auto"/>
        <w:bottom w:val="none" w:sz="0" w:space="0" w:color="auto"/>
        <w:right w:val="none" w:sz="0" w:space="0" w:color="auto"/>
      </w:divBdr>
    </w:div>
    <w:div w:id="849489858">
      <w:bodyDiv w:val="1"/>
      <w:marLeft w:val="0"/>
      <w:marRight w:val="0"/>
      <w:marTop w:val="0"/>
      <w:marBottom w:val="0"/>
      <w:divBdr>
        <w:top w:val="none" w:sz="0" w:space="0" w:color="auto"/>
        <w:left w:val="none" w:sz="0" w:space="0" w:color="auto"/>
        <w:bottom w:val="none" w:sz="0" w:space="0" w:color="auto"/>
        <w:right w:val="none" w:sz="0" w:space="0" w:color="auto"/>
      </w:divBdr>
    </w:div>
    <w:div w:id="855315437">
      <w:bodyDiv w:val="1"/>
      <w:marLeft w:val="0"/>
      <w:marRight w:val="0"/>
      <w:marTop w:val="0"/>
      <w:marBottom w:val="0"/>
      <w:divBdr>
        <w:top w:val="none" w:sz="0" w:space="0" w:color="auto"/>
        <w:left w:val="none" w:sz="0" w:space="0" w:color="auto"/>
        <w:bottom w:val="none" w:sz="0" w:space="0" w:color="auto"/>
        <w:right w:val="none" w:sz="0" w:space="0" w:color="auto"/>
      </w:divBdr>
    </w:div>
    <w:div w:id="855769816">
      <w:bodyDiv w:val="1"/>
      <w:marLeft w:val="0"/>
      <w:marRight w:val="0"/>
      <w:marTop w:val="0"/>
      <w:marBottom w:val="0"/>
      <w:divBdr>
        <w:top w:val="none" w:sz="0" w:space="0" w:color="auto"/>
        <w:left w:val="none" w:sz="0" w:space="0" w:color="auto"/>
        <w:bottom w:val="none" w:sz="0" w:space="0" w:color="auto"/>
        <w:right w:val="none" w:sz="0" w:space="0" w:color="auto"/>
      </w:divBdr>
    </w:div>
    <w:div w:id="861241066">
      <w:bodyDiv w:val="1"/>
      <w:marLeft w:val="0"/>
      <w:marRight w:val="0"/>
      <w:marTop w:val="0"/>
      <w:marBottom w:val="0"/>
      <w:divBdr>
        <w:top w:val="none" w:sz="0" w:space="0" w:color="auto"/>
        <w:left w:val="none" w:sz="0" w:space="0" w:color="auto"/>
        <w:bottom w:val="none" w:sz="0" w:space="0" w:color="auto"/>
        <w:right w:val="none" w:sz="0" w:space="0" w:color="auto"/>
      </w:divBdr>
    </w:div>
    <w:div w:id="863523081">
      <w:bodyDiv w:val="1"/>
      <w:marLeft w:val="0"/>
      <w:marRight w:val="0"/>
      <w:marTop w:val="0"/>
      <w:marBottom w:val="0"/>
      <w:divBdr>
        <w:top w:val="none" w:sz="0" w:space="0" w:color="auto"/>
        <w:left w:val="none" w:sz="0" w:space="0" w:color="auto"/>
        <w:bottom w:val="none" w:sz="0" w:space="0" w:color="auto"/>
        <w:right w:val="none" w:sz="0" w:space="0" w:color="auto"/>
      </w:divBdr>
    </w:div>
    <w:div w:id="865600457">
      <w:bodyDiv w:val="1"/>
      <w:marLeft w:val="0"/>
      <w:marRight w:val="0"/>
      <w:marTop w:val="0"/>
      <w:marBottom w:val="0"/>
      <w:divBdr>
        <w:top w:val="none" w:sz="0" w:space="0" w:color="auto"/>
        <w:left w:val="none" w:sz="0" w:space="0" w:color="auto"/>
        <w:bottom w:val="none" w:sz="0" w:space="0" w:color="auto"/>
        <w:right w:val="none" w:sz="0" w:space="0" w:color="auto"/>
      </w:divBdr>
    </w:div>
    <w:div w:id="886188827">
      <w:bodyDiv w:val="1"/>
      <w:marLeft w:val="0"/>
      <w:marRight w:val="0"/>
      <w:marTop w:val="0"/>
      <w:marBottom w:val="0"/>
      <w:divBdr>
        <w:top w:val="none" w:sz="0" w:space="0" w:color="auto"/>
        <w:left w:val="none" w:sz="0" w:space="0" w:color="auto"/>
        <w:bottom w:val="none" w:sz="0" w:space="0" w:color="auto"/>
        <w:right w:val="none" w:sz="0" w:space="0" w:color="auto"/>
      </w:divBdr>
    </w:div>
    <w:div w:id="886575468">
      <w:bodyDiv w:val="1"/>
      <w:marLeft w:val="0"/>
      <w:marRight w:val="0"/>
      <w:marTop w:val="0"/>
      <w:marBottom w:val="0"/>
      <w:divBdr>
        <w:top w:val="none" w:sz="0" w:space="0" w:color="auto"/>
        <w:left w:val="none" w:sz="0" w:space="0" w:color="auto"/>
        <w:bottom w:val="none" w:sz="0" w:space="0" w:color="auto"/>
        <w:right w:val="none" w:sz="0" w:space="0" w:color="auto"/>
      </w:divBdr>
    </w:div>
    <w:div w:id="892497970">
      <w:bodyDiv w:val="1"/>
      <w:marLeft w:val="0"/>
      <w:marRight w:val="0"/>
      <w:marTop w:val="0"/>
      <w:marBottom w:val="0"/>
      <w:divBdr>
        <w:top w:val="none" w:sz="0" w:space="0" w:color="auto"/>
        <w:left w:val="none" w:sz="0" w:space="0" w:color="auto"/>
        <w:bottom w:val="none" w:sz="0" w:space="0" w:color="auto"/>
        <w:right w:val="none" w:sz="0" w:space="0" w:color="auto"/>
      </w:divBdr>
    </w:div>
    <w:div w:id="893732881">
      <w:bodyDiv w:val="1"/>
      <w:marLeft w:val="0"/>
      <w:marRight w:val="0"/>
      <w:marTop w:val="0"/>
      <w:marBottom w:val="0"/>
      <w:divBdr>
        <w:top w:val="none" w:sz="0" w:space="0" w:color="auto"/>
        <w:left w:val="none" w:sz="0" w:space="0" w:color="auto"/>
        <w:bottom w:val="none" w:sz="0" w:space="0" w:color="auto"/>
        <w:right w:val="none" w:sz="0" w:space="0" w:color="auto"/>
      </w:divBdr>
    </w:div>
    <w:div w:id="907955435">
      <w:bodyDiv w:val="1"/>
      <w:marLeft w:val="0"/>
      <w:marRight w:val="0"/>
      <w:marTop w:val="0"/>
      <w:marBottom w:val="0"/>
      <w:divBdr>
        <w:top w:val="none" w:sz="0" w:space="0" w:color="auto"/>
        <w:left w:val="none" w:sz="0" w:space="0" w:color="auto"/>
        <w:bottom w:val="none" w:sz="0" w:space="0" w:color="auto"/>
        <w:right w:val="none" w:sz="0" w:space="0" w:color="auto"/>
      </w:divBdr>
    </w:div>
    <w:div w:id="908610910">
      <w:bodyDiv w:val="1"/>
      <w:marLeft w:val="0"/>
      <w:marRight w:val="0"/>
      <w:marTop w:val="0"/>
      <w:marBottom w:val="0"/>
      <w:divBdr>
        <w:top w:val="none" w:sz="0" w:space="0" w:color="auto"/>
        <w:left w:val="none" w:sz="0" w:space="0" w:color="auto"/>
        <w:bottom w:val="none" w:sz="0" w:space="0" w:color="auto"/>
        <w:right w:val="none" w:sz="0" w:space="0" w:color="auto"/>
      </w:divBdr>
    </w:div>
    <w:div w:id="927037462">
      <w:bodyDiv w:val="1"/>
      <w:marLeft w:val="0"/>
      <w:marRight w:val="0"/>
      <w:marTop w:val="0"/>
      <w:marBottom w:val="0"/>
      <w:divBdr>
        <w:top w:val="none" w:sz="0" w:space="0" w:color="auto"/>
        <w:left w:val="none" w:sz="0" w:space="0" w:color="auto"/>
        <w:bottom w:val="none" w:sz="0" w:space="0" w:color="auto"/>
        <w:right w:val="none" w:sz="0" w:space="0" w:color="auto"/>
      </w:divBdr>
    </w:div>
    <w:div w:id="933247054">
      <w:bodyDiv w:val="1"/>
      <w:marLeft w:val="0"/>
      <w:marRight w:val="0"/>
      <w:marTop w:val="0"/>
      <w:marBottom w:val="0"/>
      <w:divBdr>
        <w:top w:val="none" w:sz="0" w:space="0" w:color="auto"/>
        <w:left w:val="none" w:sz="0" w:space="0" w:color="auto"/>
        <w:bottom w:val="none" w:sz="0" w:space="0" w:color="auto"/>
        <w:right w:val="none" w:sz="0" w:space="0" w:color="auto"/>
      </w:divBdr>
    </w:div>
    <w:div w:id="941644013">
      <w:bodyDiv w:val="1"/>
      <w:marLeft w:val="0"/>
      <w:marRight w:val="0"/>
      <w:marTop w:val="0"/>
      <w:marBottom w:val="0"/>
      <w:divBdr>
        <w:top w:val="none" w:sz="0" w:space="0" w:color="auto"/>
        <w:left w:val="none" w:sz="0" w:space="0" w:color="auto"/>
        <w:bottom w:val="none" w:sz="0" w:space="0" w:color="auto"/>
        <w:right w:val="none" w:sz="0" w:space="0" w:color="auto"/>
      </w:divBdr>
    </w:div>
    <w:div w:id="946429232">
      <w:bodyDiv w:val="1"/>
      <w:marLeft w:val="0"/>
      <w:marRight w:val="0"/>
      <w:marTop w:val="0"/>
      <w:marBottom w:val="0"/>
      <w:divBdr>
        <w:top w:val="none" w:sz="0" w:space="0" w:color="auto"/>
        <w:left w:val="none" w:sz="0" w:space="0" w:color="auto"/>
        <w:bottom w:val="none" w:sz="0" w:space="0" w:color="auto"/>
        <w:right w:val="none" w:sz="0" w:space="0" w:color="auto"/>
      </w:divBdr>
    </w:div>
    <w:div w:id="958992902">
      <w:bodyDiv w:val="1"/>
      <w:marLeft w:val="0"/>
      <w:marRight w:val="0"/>
      <w:marTop w:val="0"/>
      <w:marBottom w:val="0"/>
      <w:divBdr>
        <w:top w:val="none" w:sz="0" w:space="0" w:color="auto"/>
        <w:left w:val="none" w:sz="0" w:space="0" w:color="auto"/>
        <w:bottom w:val="none" w:sz="0" w:space="0" w:color="auto"/>
        <w:right w:val="none" w:sz="0" w:space="0" w:color="auto"/>
      </w:divBdr>
    </w:div>
    <w:div w:id="969242877">
      <w:bodyDiv w:val="1"/>
      <w:marLeft w:val="0"/>
      <w:marRight w:val="0"/>
      <w:marTop w:val="0"/>
      <w:marBottom w:val="0"/>
      <w:divBdr>
        <w:top w:val="none" w:sz="0" w:space="0" w:color="auto"/>
        <w:left w:val="none" w:sz="0" w:space="0" w:color="auto"/>
        <w:bottom w:val="none" w:sz="0" w:space="0" w:color="auto"/>
        <w:right w:val="none" w:sz="0" w:space="0" w:color="auto"/>
      </w:divBdr>
    </w:div>
    <w:div w:id="988217413">
      <w:bodyDiv w:val="1"/>
      <w:marLeft w:val="0"/>
      <w:marRight w:val="0"/>
      <w:marTop w:val="0"/>
      <w:marBottom w:val="0"/>
      <w:divBdr>
        <w:top w:val="none" w:sz="0" w:space="0" w:color="auto"/>
        <w:left w:val="none" w:sz="0" w:space="0" w:color="auto"/>
        <w:bottom w:val="none" w:sz="0" w:space="0" w:color="auto"/>
        <w:right w:val="none" w:sz="0" w:space="0" w:color="auto"/>
      </w:divBdr>
    </w:div>
    <w:div w:id="1021857699">
      <w:bodyDiv w:val="1"/>
      <w:marLeft w:val="0"/>
      <w:marRight w:val="0"/>
      <w:marTop w:val="0"/>
      <w:marBottom w:val="0"/>
      <w:divBdr>
        <w:top w:val="none" w:sz="0" w:space="0" w:color="auto"/>
        <w:left w:val="none" w:sz="0" w:space="0" w:color="auto"/>
        <w:bottom w:val="none" w:sz="0" w:space="0" w:color="auto"/>
        <w:right w:val="none" w:sz="0" w:space="0" w:color="auto"/>
      </w:divBdr>
    </w:div>
    <w:div w:id="1041251116">
      <w:bodyDiv w:val="1"/>
      <w:marLeft w:val="0"/>
      <w:marRight w:val="0"/>
      <w:marTop w:val="0"/>
      <w:marBottom w:val="0"/>
      <w:divBdr>
        <w:top w:val="none" w:sz="0" w:space="0" w:color="auto"/>
        <w:left w:val="none" w:sz="0" w:space="0" w:color="auto"/>
        <w:bottom w:val="none" w:sz="0" w:space="0" w:color="auto"/>
        <w:right w:val="none" w:sz="0" w:space="0" w:color="auto"/>
      </w:divBdr>
    </w:div>
    <w:div w:id="1045562948">
      <w:bodyDiv w:val="1"/>
      <w:marLeft w:val="0"/>
      <w:marRight w:val="0"/>
      <w:marTop w:val="0"/>
      <w:marBottom w:val="0"/>
      <w:divBdr>
        <w:top w:val="none" w:sz="0" w:space="0" w:color="auto"/>
        <w:left w:val="none" w:sz="0" w:space="0" w:color="auto"/>
        <w:bottom w:val="none" w:sz="0" w:space="0" w:color="auto"/>
        <w:right w:val="none" w:sz="0" w:space="0" w:color="auto"/>
      </w:divBdr>
    </w:div>
    <w:div w:id="1057128043">
      <w:bodyDiv w:val="1"/>
      <w:marLeft w:val="0"/>
      <w:marRight w:val="0"/>
      <w:marTop w:val="0"/>
      <w:marBottom w:val="0"/>
      <w:divBdr>
        <w:top w:val="none" w:sz="0" w:space="0" w:color="auto"/>
        <w:left w:val="none" w:sz="0" w:space="0" w:color="auto"/>
        <w:bottom w:val="none" w:sz="0" w:space="0" w:color="auto"/>
        <w:right w:val="none" w:sz="0" w:space="0" w:color="auto"/>
      </w:divBdr>
    </w:div>
    <w:div w:id="1059136560">
      <w:bodyDiv w:val="1"/>
      <w:marLeft w:val="0"/>
      <w:marRight w:val="0"/>
      <w:marTop w:val="0"/>
      <w:marBottom w:val="0"/>
      <w:divBdr>
        <w:top w:val="none" w:sz="0" w:space="0" w:color="auto"/>
        <w:left w:val="none" w:sz="0" w:space="0" w:color="auto"/>
        <w:bottom w:val="none" w:sz="0" w:space="0" w:color="auto"/>
        <w:right w:val="none" w:sz="0" w:space="0" w:color="auto"/>
      </w:divBdr>
    </w:div>
    <w:div w:id="1074400009">
      <w:bodyDiv w:val="1"/>
      <w:marLeft w:val="0"/>
      <w:marRight w:val="0"/>
      <w:marTop w:val="0"/>
      <w:marBottom w:val="0"/>
      <w:divBdr>
        <w:top w:val="none" w:sz="0" w:space="0" w:color="auto"/>
        <w:left w:val="none" w:sz="0" w:space="0" w:color="auto"/>
        <w:bottom w:val="none" w:sz="0" w:space="0" w:color="auto"/>
        <w:right w:val="none" w:sz="0" w:space="0" w:color="auto"/>
      </w:divBdr>
    </w:div>
    <w:div w:id="1079407856">
      <w:bodyDiv w:val="1"/>
      <w:marLeft w:val="0"/>
      <w:marRight w:val="0"/>
      <w:marTop w:val="0"/>
      <w:marBottom w:val="0"/>
      <w:divBdr>
        <w:top w:val="none" w:sz="0" w:space="0" w:color="auto"/>
        <w:left w:val="none" w:sz="0" w:space="0" w:color="auto"/>
        <w:bottom w:val="none" w:sz="0" w:space="0" w:color="auto"/>
        <w:right w:val="none" w:sz="0" w:space="0" w:color="auto"/>
      </w:divBdr>
    </w:div>
    <w:div w:id="1094933382">
      <w:bodyDiv w:val="1"/>
      <w:marLeft w:val="0"/>
      <w:marRight w:val="0"/>
      <w:marTop w:val="0"/>
      <w:marBottom w:val="0"/>
      <w:divBdr>
        <w:top w:val="none" w:sz="0" w:space="0" w:color="auto"/>
        <w:left w:val="none" w:sz="0" w:space="0" w:color="auto"/>
        <w:bottom w:val="none" w:sz="0" w:space="0" w:color="auto"/>
        <w:right w:val="none" w:sz="0" w:space="0" w:color="auto"/>
      </w:divBdr>
    </w:div>
    <w:div w:id="1117455523">
      <w:bodyDiv w:val="1"/>
      <w:marLeft w:val="0"/>
      <w:marRight w:val="0"/>
      <w:marTop w:val="0"/>
      <w:marBottom w:val="0"/>
      <w:divBdr>
        <w:top w:val="none" w:sz="0" w:space="0" w:color="auto"/>
        <w:left w:val="none" w:sz="0" w:space="0" w:color="auto"/>
        <w:bottom w:val="none" w:sz="0" w:space="0" w:color="auto"/>
        <w:right w:val="none" w:sz="0" w:space="0" w:color="auto"/>
      </w:divBdr>
    </w:div>
    <w:div w:id="1117875151">
      <w:bodyDiv w:val="1"/>
      <w:marLeft w:val="0"/>
      <w:marRight w:val="0"/>
      <w:marTop w:val="0"/>
      <w:marBottom w:val="0"/>
      <w:divBdr>
        <w:top w:val="none" w:sz="0" w:space="0" w:color="auto"/>
        <w:left w:val="none" w:sz="0" w:space="0" w:color="auto"/>
        <w:bottom w:val="none" w:sz="0" w:space="0" w:color="auto"/>
        <w:right w:val="none" w:sz="0" w:space="0" w:color="auto"/>
      </w:divBdr>
    </w:div>
    <w:div w:id="1119647370">
      <w:bodyDiv w:val="1"/>
      <w:marLeft w:val="0"/>
      <w:marRight w:val="0"/>
      <w:marTop w:val="0"/>
      <w:marBottom w:val="0"/>
      <w:divBdr>
        <w:top w:val="none" w:sz="0" w:space="0" w:color="auto"/>
        <w:left w:val="none" w:sz="0" w:space="0" w:color="auto"/>
        <w:bottom w:val="none" w:sz="0" w:space="0" w:color="auto"/>
        <w:right w:val="none" w:sz="0" w:space="0" w:color="auto"/>
      </w:divBdr>
    </w:div>
    <w:div w:id="1125464409">
      <w:bodyDiv w:val="1"/>
      <w:marLeft w:val="0"/>
      <w:marRight w:val="0"/>
      <w:marTop w:val="0"/>
      <w:marBottom w:val="0"/>
      <w:divBdr>
        <w:top w:val="none" w:sz="0" w:space="0" w:color="auto"/>
        <w:left w:val="none" w:sz="0" w:space="0" w:color="auto"/>
        <w:bottom w:val="none" w:sz="0" w:space="0" w:color="auto"/>
        <w:right w:val="none" w:sz="0" w:space="0" w:color="auto"/>
      </w:divBdr>
    </w:div>
    <w:div w:id="1127503908">
      <w:bodyDiv w:val="1"/>
      <w:marLeft w:val="0"/>
      <w:marRight w:val="0"/>
      <w:marTop w:val="0"/>
      <w:marBottom w:val="0"/>
      <w:divBdr>
        <w:top w:val="none" w:sz="0" w:space="0" w:color="auto"/>
        <w:left w:val="none" w:sz="0" w:space="0" w:color="auto"/>
        <w:bottom w:val="none" w:sz="0" w:space="0" w:color="auto"/>
        <w:right w:val="none" w:sz="0" w:space="0" w:color="auto"/>
      </w:divBdr>
    </w:div>
    <w:div w:id="1128208081">
      <w:bodyDiv w:val="1"/>
      <w:marLeft w:val="0"/>
      <w:marRight w:val="0"/>
      <w:marTop w:val="0"/>
      <w:marBottom w:val="0"/>
      <w:divBdr>
        <w:top w:val="none" w:sz="0" w:space="0" w:color="auto"/>
        <w:left w:val="none" w:sz="0" w:space="0" w:color="auto"/>
        <w:bottom w:val="none" w:sz="0" w:space="0" w:color="auto"/>
        <w:right w:val="none" w:sz="0" w:space="0" w:color="auto"/>
      </w:divBdr>
    </w:div>
    <w:div w:id="1142188065">
      <w:bodyDiv w:val="1"/>
      <w:marLeft w:val="0"/>
      <w:marRight w:val="0"/>
      <w:marTop w:val="0"/>
      <w:marBottom w:val="0"/>
      <w:divBdr>
        <w:top w:val="none" w:sz="0" w:space="0" w:color="auto"/>
        <w:left w:val="none" w:sz="0" w:space="0" w:color="auto"/>
        <w:bottom w:val="none" w:sz="0" w:space="0" w:color="auto"/>
        <w:right w:val="none" w:sz="0" w:space="0" w:color="auto"/>
      </w:divBdr>
    </w:div>
    <w:div w:id="1152714607">
      <w:bodyDiv w:val="1"/>
      <w:marLeft w:val="0"/>
      <w:marRight w:val="0"/>
      <w:marTop w:val="0"/>
      <w:marBottom w:val="0"/>
      <w:divBdr>
        <w:top w:val="none" w:sz="0" w:space="0" w:color="auto"/>
        <w:left w:val="none" w:sz="0" w:space="0" w:color="auto"/>
        <w:bottom w:val="none" w:sz="0" w:space="0" w:color="auto"/>
        <w:right w:val="none" w:sz="0" w:space="0" w:color="auto"/>
      </w:divBdr>
    </w:div>
    <w:div w:id="1166672591">
      <w:bodyDiv w:val="1"/>
      <w:marLeft w:val="0"/>
      <w:marRight w:val="0"/>
      <w:marTop w:val="0"/>
      <w:marBottom w:val="0"/>
      <w:divBdr>
        <w:top w:val="none" w:sz="0" w:space="0" w:color="auto"/>
        <w:left w:val="none" w:sz="0" w:space="0" w:color="auto"/>
        <w:bottom w:val="none" w:sz="0" w:space="0" w:color="auto"/>
        <w:right w:val="none" w:sz="0" w:space="0" w:color="auto"/>
      </w:divBdr>
    </w:div>
    <w:div w:id="1169835730">
      <w:bodyDiv w:val="1"/>
      <w:marLeft w:val="0"/>
      <w:marRight w:val="0"/>
      <w:marTop w:val="0"/>
      <w:marBottom w:val="0"/>
      <w:divBdr>
        <w:top w:val="none" w:sz="0" w:space="0" w:color="auto"/>
        <w:left w:val="none" w:sz="0" w:space="0" w:color="auto"/>
        <w:bottom w:val="none" w:sz="0" w:space="0" w:color="auto"/>
        <w:right w:val="none" w:sz="0" w:space="0" w:color="auto"/>
      </w:divBdr>
    </w:div>
    <w:div w:id="1176384648">
      <w:bodyDiv w:val="1"/>
      <w:marLeft w:val="0"/>
      <w:marRight w:val="0"/>
      <w:marTop w:val="0"/>
      <w:marBottom w:val="0"/>
      <w:divBdr>
        <w:top w:val="none" w:sz="0" w:space="0" w:color="auto"/>
        <w:left w:val="none" w:sz="0" w:space="0" w:color="auto"/>
        <w:bottom w:val="none" w:sz="0" w:space="0" w:color="auto"/>
        <w:right w:val="none" w:sz="0" w:space="0" w:color="auto"/>
      </w:divBdr>
    </w:div>
    <w:div w:id="1178809227">
      <w:bodyDiv w:val="1"/>
      <w:marLeft w:val="0"/>
      <w:marRight w:val="0"/>
      <w:marTop w:val="0"/>
      <w:marBottom w:val="0"/>
      <w:divBdr>
        <w:top w:val="none" w:sz="0" w:space="0" w:color="auto"/>
        <w:left w:val="none" w:sz="0" w:space="0" w:color="auto"/>
        <w:bottom w:val="none" w:sz="0" w:space="0" w:color="auto"/>
        <w:right w:val="none" w:sz="0" w:space="0" w:color="auto"/>
      </w:divBdr>
    </w:div>
    <w:div w:id="1192255908">
      <w:bodyDiv w:val="1"/>
      <w:marLeft w:val="0"/>
      <w:marRight w:val="0"/>
      <w:marTop w:val="0"/>
      <w:marBottom w:val="0"/>
      <w:divBdr>
        <w:top w:val="none" w:sz="0" w:space="0" w:color="auto"/>
        <w:left w:val="none" w:sz="0" w:space="0" w:color="auto"/>
        <w:bottom w:val="none" w:sz="0" w:space="0" w:color="auto"/>
        <w:right w:val="none" w:sz="0" w:space="0" w:color="auto"/>
      </w:divBdr>
    </w:div>
    <w:div w:id="1193617071">
      <w:bodyDiv w:val="1"/>
      <w:marLeft w:val="0"/>
      <w:marRight w:val="0"/>
      <w:marTop w:val="0"/>
      <w:marBottom w:val="0"/>
      <w:divBdr>
        <w:top w:val="none" w:sz="0" w:space="0" w:color="auto"/>
        <w:left w:val="none" w:sz="0" w:space="0" w:color="auto"/>
        <w:bottom w:val="none" w:sz="0" w:space="0" w:color="auto"/>
        <w:right w:val="none" w:sz="0" w:space="0" w:color="auto"/>
      </w:divBdr>
    </w:div>
    <w:div w:id="1206403186">
      <w:bodyDiv w:val="1"/>
      <w:marLeft w:val="0"/>
      <w:marRight w:val="0"/>
      <w:marTop w:val="0"/>
      <w:marBottom w:val="0"/>
      <w:divBdr>
        <w:top w:val="none" w:sz="0" w:space="0" w:color="auto"/>
        <w:left w:val="none" w:sz="0" w:space="0" w:color="auto"/>
        <w:bottom w:val="none" w:sz="0" w:space="0" w:color="auto"/>
        <w:right w:val="none" w:sz="0" w:space="0" w:color="auto"/>
      </w:divBdr>
    </w:div>
    <w:div w:id="1224214161">
      <w:bodyDiv w:val="1"/>
      <w:marLeft w:val="0"/>
      <w:marRight w:val="0"/>
      <w:marTop w:val="0"/>
      <w:marBottom w:val="0"/>
      <w:divBdr>
        <w:top w:val="none" w:sz="0" w:space="0" w:color="auto"/>
        <w:left w:val="none" w:sz="0" w:space="0" w:color="auto"/>
        <w:bottom w:val="none" w:sz="0" w:space="0" w:color="auto"/>
        <w:right w:val="none" w:sz="0" w:space="0" w:color="auto"/>
      </w:divBdr>
    </w:div>
    <w:div w:id="1224483526">
      <w:bodyDiv w:val="1"/>
      <w:marLeft w:val="0"/>
      <w:marRight w:val="0"/>
      <w:marTop w:val="0"/>
      <w:marBottom w:val="0"/>
      <w:divBdr>
        <w:top w:val="none" w:sz="0" w:space="0" w:color="auto"/>
        <w:left w:val="none" w:sz="0" w:space="0" w:color="auto"/>
        <w:bottom w:val="none" w:sz="0" w:space="0" w:color="auto"/>
        <w:right w:val="none" w:sz="0" w:space="0" w:color="auto"/>
      </w:divBdr>
    </w:div>
    <w:div w:id="1233203058">
      <w:bodyDiv w:val="1"/>
      <w:marLeft w:val="0"/>
      <w:marRight w:val="0"/>
      <w:marTop w:val="0"/>
      <w:marBottom w:val="0"/>
      <w:divBdr>
        <w:top w:val="none" w:sz="0" w:space="0" w:color="auto"/>
        <w:left w:val="none" w:sz="0" w:space="0" w:color="auto"/>
        <w:bottom w:val="none" w:sz="0" w:space="0" w:color="auto"/>
        <w:right w:val="none" w:sz="0" w:space="0" w:color="auto"/>
      </w:divBdr>
    </w:div>
    <w:div w:id="1239553307">
      <w:bodyDiv w:val="1"/>
      <w:marLeft w:val="0"/>
      <w:marRight w:val="0"/>
      <w:marTop w:val="0"/>
      <w:marBottom w:val="0"/>
      <w:divBdr>
        <w:top w:val="none" w:sz="0" w:space="0" w:color="auto"/>
        <w:left w:val="none" w:sz="0" w:space="0" w:color="auto"/>
        <w:bottom w:val="none" w:sz="0" w:space="0" w:color="auto"/>
        <w:right w:val="none" w:sz="0" w:space="0" w:color="auto"/>
      </w:divBdr>
    </w:div>
    <w:div w:id="1247960696">
      <w:bodyDiv w:val="1"/>
      <w:marLeft w:val="0"/>
      <w:marRight w:val="0"/>
      <w:marTop w:val="0"/>
      <w:marBottom w:val="0"/>
      <w:divBdr>
        <w:top w:val="none" w:sz="0" w:space="0" w:color="auto"/>
        <w:left w:val="none" w:sz="0" w:space="0" w:color="auto"/>
        <w:bottom w:val="none" w:sz="0" w:space="0" w:color="auto"/>
        <w:right w:val="none" w:sz="0" w:space="0" w:color="auto"/>
      </w:divBdr>
    </w:div>
    <w:div w:id="1252399407">
      <w:bodyDiv w:val="1"/>
      <w:marLeft w:val="0"/>
      <w:marRight w:val="0"/>
      <w:marTop w:val="0"/>
      <w:marBottom w:val="0"/>
      <w:divBdr>
        <w:top w:val="none" w:sz="0" w:space="0" w:color="auto"/>
        <w:left w:val="none" w:sz="0" w:space="0" w:color="auto"/>
        <w:bottom w:val="none" w:sz="0" w:space="0" w:color="auto"/>
        <w:right w:val="none" w:sz="0" w:space="0" w:color="auto"/>
      </w:divBdr>
    </w:div>
    <w:div w:id="1257859699">
      <w:bodyDiv w:val="1"/>
      <w:marLeft w:val="0"/>
      <w:marRight w:val="0"/>
      <w:marTop w:val="0"/>
      <w:marBottom w:val="0"/>
      <w:divBdr>
        <w:top w:val="none" w:sz="0" w:space="0" w:color="auto"/>
        <w:left w:val="none" w:sz="0" w:space="0" w:color="auto"/>
        <w:bottom w:val="none" w:sz="0" w:space="0" w:color="auto"/>
        <w:right w:val="none" w:sz="0" w:space="0" w:color="auto"/>
      </w:divBdr>
    </w:div>
    <w:div w:id="1266424217">
      <w:bodyDiv w:val="1"/>
      <w:marLeft w:val="0"/>
      <w:marRight w:val="0"/>
      <w:marTop w:val="0"/>
      <w:marBottom w:val="0"/>
      <w:divBdr>
        <w:top w:val="none" w:sz="0" w:space="0" w:color="auto"/>
        <w:left w:val="none" w:sz="0" w:space="0" w:color="auto"/>
        <w:bottom w:val="none" w:sz="0" w:space="0" w:color="auto"/>
        <w:right w:val="none" w:sz="0" w:space="0" w:color="auto"/>
      </w:divBdr>
    </w:div>
    <w:div w:id="1271204985">
      <w:bodyDiv w:val="1"/>
      <w:marLeft w:val="0"/>
      <w:marRight w:val="0"/>
      <w:marTop w:val="0"/>
      <w:marBottom w:val="0"/>
      <w:divBdr>
        <w:top w:val="none" w:sz="0" w:space="0" w:color="auto"/>
        <w:left w:val="none" w:sz="0" w:space="0" w:color="auto"/>
        <w:bottom w:val="none" w:sz="0" w:space="0" w:color="auto"/>
        <w:right w:val="none" w:sz="0" w:space="0" w:color="auto"/>
      </w:divBdr>
    </w:div>
    <w:div w:id="1274554774">
      <w:bodyDiv w:val="1"/>
      <w:marLeft w:val="0"/>
      <w:marRight w:val="0"/>
      <w:marTop w:val="0"/>
      <w:marBottom w:val="0"/>
      <w:divBdr>
        <w:top w:val="none" w:sz="0" w:space="0" w:color="auto"/>
        <w:left w:val="none" w:sz="0" w:space="0" w:color="auto"/>
        <w:bottom w:val="none" w:sz="0" w:space="0" w:color="auto"/>
        <w:right w:val="none" w:sz="0" w:space="0" w:color="auto"/>
      </w:divBdr>
    </w:div>
    <w:div w:id="1285387012">
      <w:bodyDiv w:val="1"/>
      <w:marLeft w:val="0"/>
      <w:marRight w:val="0"/>
      <w:marTop w:val="0"/>
      <w:marBottom w:val="0"/>
      <w:divBdr>
        <w:top w:val="none" w:sz="0" w:space="0" w:color="auto"/>
        <w:left w:val="none" w:sz="0" w:space="0" w:color="auto"/>
        <w:bottom w:val="none" w:sz="0" w:space="0" w:color="auto"/>
        <w:right w:val="none" w:sz="0" w:space="0" w:color="auto"/>
      </w:divBdr>
    </w:div>
    <w:div w:id="1321930490">
      <w:bodyDiv w:val="1"/>
      <w:marLeft w:val="0"/>
      <w:marRight w:val="0"/>
      <w:marTop w:val="0"/>
      <w:marBottom w:val="0"/>
      <w:divBdr>
        <w:top w:val="none" w:sz="0" w:space="0" w:color="auto"/>
        <w:left w:val="none" w:sz="0" w:space="0" w:color="auto"/>
        <w:bottom w:val="none" w:sz="0" w:space="0" w:color="auto"/>
        <w:right w:val="none" w:sz="0" w:space="0" w:color="auto"/>
      </w:divBdr>
    </w:div>
    <w:div w:id="1323122691">
      <w:bodyDiv w:val="1"/>
      <w:marLeft w:val="0"/>
      <w:marRight w:val="0"/>
      <w:marTop w:val="0"/>
      <w:marBottom w:val="0"/>
      <w:divBdr>
        <w:top w:val="none" w:sz="0" w:space="0" w:color="auto"/>
        <w:left w:val="none" w:sz="0" w:space="0" w:color="auto"/>
        <w:bottom w:val="none" w:sz="0" w:space="0" w:color="auto"/>
        <w:right w:val="none" w:sz="0" w:space="0" w:color="auto"/>
      </w:divBdr>
    </w:div>
    <w:div w:id="1360660957">
      <w:bodyDiv w:val="1"/>
      <w:marLeft w:val="0"/>
      <w:marRight w:val="0"/>
      <w:marTop w:val="0"/>
      <w:marBottom w:val="0"/>
      <w:divBdr>
        <w:top w:val="none" w:sz="0" w:space="0" w:color="auto"/>
        <w:left w:val="none" w:sz="0" w:space="0" w:color="auto"/>
        <w:bottom w:val="none" w:sz="0" w:space="0" w:color="auto"/>
        <w:right w:val="none" w:sz="0" w:space="0" w:color="auto"/>
      </w:divBdr>
    </w:div>
    <w:div w:id="1372803930">
      <w:bodyDiv w:val="1"/>
      <w:marLeft w:val="0"/>
      <w:marRight w:val="0"/>
      <w:marTop w:val="0"/>
      <w:marBottom w:val="0"/>
      <w:divBdr>
        <w:top w:val="none" w:sz="0" w:space="0" w:color="auto"/>
        <w:left w:val="none" w:sz="0" w:space="0" w:color="auto"/>
        <w:bottom w:val="none" w:sz="0" w:space="0" w:color="auto"/>
        <w:right w:val="none" w:sz="0" w:space="0" w:color="auto"/>
      </w:divBdr>
    </w:div>
    <w:div w:id="1376271032">
      <w:bodyDiv w:val="1"/>
      <w:marLeft w:val="0"/>
      <w:marRight w:val="0"/>
      <w:marTop w:val="0"/>
      <w:marBottom w:val="0"/>
      <w:divBdr>
        <w:top w:val="none" w:sz="0" w:space="0" w:color="auto"/>
        <w:left w:val="none" w:sz="0" w:space="0" w:color="auto"/>
        <w:bottom w:val="none" w:sz="0" w:space="0" w:color="auto"/>
        <w:right w:val="none" w:sz="0" w:space="0" w:color="auto"/>
      </w:divBdr>
    </w:div>
    <w:div w:id="1379358631">
      <w:bodyDiv w:val="1"/>
      <w:marLeft w:val="0"/>
      <w:marRight w:val="0"/>
      <w:marTop w:val="0"/>
      <w:marBottom w:val="0"/>
      <w:divBdr>
        <w:top w:val="none" w:sz="0" w:space="0" w:color="auto"/>
        <w:left w:val="none" w:sz="0" w:space="0" w:color="auto"/>
        <w:bottom w:val="none" w:sz="0" w:space="0" w:color="auto"/>
        <w:right w:val="none" w:sz="0" w:space="0" w:color="auto"/>
      </w:divBdr>
    </w:div>
    <w:div w:id="1384913755">
      <w:bodyDiv w:val="1"/>
      <w:marLeft w:val="0"/>
      <w:marRight w:val="0"/>
      <w:marTop w:val="0"/>
      <w:marBottom w:val="0"/>
      <w:divBdr>
        <w:top w:val="none" w:sz="0" w:space="0" w:color="auto"/>
        <w:left w:val="none" w:sz="0" w:space="0" w:color="auto"/>
        <w:bottom w:val="none" w:sz="0" w:space="0" w:color="auto"/>
        <w:right w:val="none" w:sz="0" w:space="0" w:color="auto"/>
      </w:divBdr>
    </w:div>
    <w:div w:id="1387141351">
      <w:bodyDiv w:val="1"/>
      <w:marLeft w:val="0"/>
      <w:marRight w:val="0"/>
      <w:marTop w:val="0"/>
      <w:marBottom w:val="0"/>
      <w:divBdr>
        <w:top w:val="none" w:sz="0" w:space="0" w:color="auto"/>
        <w:left w:val="none" w:sz="0" w:space="0" w:color="auto"/>
        <w:bottom w:val="none" w:sz="0" w:space="0" w:color="auto"/>
        <w:right w:val="none" w:sz="0" w:space="0" w:color="auto"/>
      </w:divBdr>
    </w:div>
    <w:div w:id="1407801328">
      <w:bodyDiv w:val="1"/>
      <w:marLeft w:val="0"/>
      <w:marRight w:val="0"/>
      <w:marTop w:val="0"/>
      <w:marBottom w:val="0"/>
      <w:divBdr>
        <w:top w:val="none" w:sz="0" w:space="0" w:color="auto"/>
        <w:left w:val="none" w:sz="0" w:space="0" w:color="auto"/>
        <w:bottom w:val="none" w:sz="0" w:space="0" w:color="auto"/>
        <w:right w:val="none" w:sz="0" w:space="0" w:color="auto"/>
      </w:divBdr>
    </w:div>
    <w:div w:id="1414428349">
      <w:bodyDiv w:val="1"/>
      <w:marLeft w:val="0"/>
      <w:marRight w:val="0"/>
      <w:marTop w:val="0"/>
      <w:marBottom w:val="0"/>
      <w:divBdr>
        <w:top w:val="none" w:sz="0" w:space="0" w:color="auto"/>
        <w:left w:val="none" w:sz="0" w:space="0" w:color="auto"/>
        <w:bottom w:val="none" w:sz="0" w:space="0" w:color="auto"/>
        <w:right w:val="none" w:sz="0" w:space="0" w:color="auto"/>
      </w:divBdr>
    </w:div>
    <w:div w:id="1428424287">
      <w:bodyDiv w:val="1"/>
      <w:marLeft w:val="0"/>
      <w:marRight w:val="0"/>
      <w:marTop w:val="0"/>
      <w:marBottom w:val="0"/>
      <w:divBdr>
        <w:top w:val="none" w:sz="0" w:space="0" w:color="auto"/>
        <w:left w:val="none" w:sz="0" w:space="0" w:color="auto"/>
        <w:bottom w:val="none" w:sz="0" w:space="0" w:color="auto"/>
        <w:right w:val="none" w:sz="0" w:space="0" w:color="auto"/>
      </w:divBdr>
    </w:div>
    <w:div w:id="1436680526">
      <w:bodyDiv w:val="1"/>
      <w:marLeft w:val="0"/>
      <w:marRight w:val="0"/>
      <w:marTop w:val="0"/>
      <w:marBottom w:val="0"/>
      <w:divBdr>
        <w:top w:val="none" w:sz="0" w:space="0" w:color="auto"/>
        <w:left w:val="none" w:sz="0" w:space="0" w:color="auto"/>
        <w:bottom w:val="none" w:sz="0" w:space="0" w:color="auto"/>
        <w:right w:val="none" w:sz="0" w:space="0" w:color="auto"/>
      </w:divBdr>
    </w:div>
    <w:div w:id="1440905202">
      <w:bodyDiv w:val="1"/>
      <w:marLeft w:val="0"/>
      <w:marRight w:val="0"/>
      <w:marTop w:val="0"/>
      <w:marBottom w:val="0"/>
      <w:divBdr>
        <w:top w:val="none" w:sz="0" w:space="0" w:color="auto"/>
        <w:left w:val="none" w:sz="0" w:space="0" w:color="auto"/>
        <w:bottom w:val="none" w:sz="0" w:space="0" w:color="auto"/>
        <w:right w:val="none" w:sz="0" w:space="0" w:color="auto"/>
      </w:divBdr>
    </w:div>
    <w:div w:id="1455517234">
      <w:bodyDiv w:val="1"/>
      <w:marLeft w:val="0"/>
      <w:marRight w:val="0"/>
      <w:marTop w:val="0"/>
      <w:marBottom w:val="0"/>
      <w:divBdr>
        <w:top w:val="none" w:sz="0" w:space="0" w:color="auto"/>
        <w:left w:val="none" w:sz="0" w:space="0" w:color="auto"/>
        <w:bottom w:val="none" w:sz="0" w:space="0" w:color="auto"/>
        <w:right w:val="none" w:sz="0" w:space="0" w:color="auto"/>
      </w:divBdr>
    </w:div>
    <w:div w:id="1459032297">
      <w:bodyDiv w:val="1"/>
      <w:marLeft w:val="0"/>
      <w:marRight w:val="0"/>
      <w:marTop w:val="0"/>
      <w:marBottom w:val="0"/>
      <w:divBdr>
        <w:top w:val="none" w:sz="0" w:space="0" w:color="auto"/>
        <w:left w:val="none" w:sz="0" w:space="0" w:color="auto"/>
        <w:bottom w:val="none" w:sz="0" w:space="0" w:color="auto"/>
        <w:right w:val="none" w:sz="0" w:space="0" w:color="auto"/>
      </w:divBdr>
    </w:div>
    <w:div w:id="1460219891">
      <w:bodyDiv w:val="1"/>
      <w:marLeft w:val="0"/>
      <w:marRight w:val="0"/>
      <w:marTop w:val="0"/>
      <w:marBottom w:val="0"/>
      <w:divBdr>
        <w:top w:val="none" w:sz="0" w:space="0" w:color="auto"/>
        <w:left w:val="none" w:sz="0" w:space="0" w:color="auto"/>
        <w:bottom w:val="none" w:sz="0" w:space="0" w:color="auto"/>
        <w:right w:val="none" w:sz="0" w:space="0" w:color="auto"/>
      </w:divBdr>
    </w:div>
    <w:div w:id="1467237662">
      <w:bodyDiv w:val="1"/>
      <w:marLeft w:val="0"/>
      <w:marRight w:val="0"/>
      <w:marTop w:val="0"/>
      <w:marBottom w:val="0"/>
      <w:divBdr>
        <w:top w:val="none" w:sz="0" w:space="0" w:color="auto"/>
        <w:left w:val="none" w:sz="0" w:space="0" w:color="auto"/>
        <w:bottom w:val="none" w:sz="0" w:space="0" w:color="auto"/>
        <w:right w:val="none" w:sz="0" w:space="0" w:color="auto"/>
      </w:divBdr>
    </w:div>
    <w:div w:id="1473791393">
      <w:bodyDiv w:val="1"/>
      <w:marLeft w:val="0"/>
      <w:marRight w:val="0"/>
      <w:marTop w:val="0"/>
      <w:marBottom w:val="0"/>
      <w:divBdr>
        <w:top w:val="none" w:sz="0" w:space="0" w:color="auto"/>
        <w:left w:val="none" w:sz="0" w:space="0" w:color="auto"/>
        <w:bottom w:val="none" w:sz="0" w:space="0" w:color="auto"/>
        <w:right w:val="none" w:sz="0" w:space="0" w:color="auto"/>
      </w:divBdr>
    </w:div>
    <w:div w:id="1488278713">
      <w:bodyDiv w:val="1"/>
      <w:marLeft w:val="0"/>
      <w:marRight w:val="0"/>
      <w:marTop w:val="0"/>
      <w:marBottom w:val="0"/>
      <w:divBdr>
        <w:top w:val="none" w:sz="0" w:space="0" w:color="auto"/>
        <w:left w:val="none" w:sz="0" w:space="0" w:color="auto"/>
        <w:bottom w:val="none" w:sz="0" w:space="0" w:color="auto"/>
        <w:right w:val="none" w:sz="0" w:space="0" w:color="auto"/>
      </w:divBdr>
    </w:div>
    <w:div w:id="1493132421">
      <w:bodyDiv w:val="1"/>
      <w:marLeft w:val="0"/>
      <w:marRight w:val="0"/>
      <w:marTop w:val="0"/>
      <w:marBottom w:val="0"/>
      <w:divBdr>
        <w:top w:val="none" w:sz="0" w:space="0" w:color="auto"/>
        <w:left w:val="none" w:sz="0" w:space="0" w:color="auto"/>
        <w:bottom w:val="none" w:sz="0" w:space="0" w:color="auto"/>
        <w:right w:val="none" w:sz="0" w:space="0" w:color="auto"/>
      </w:divBdr>
    </w:div>
    <w:div w:id="1496258521">
      <w:bodyDiv w:val="1"/>
      <w:marLeft w:val="0"/>
      <w:marRight w:val="0"/>
      <w:marTop w:val="0"/>
      <w:marBottom w:val="0"/>
      <w:divBdr>
        <w:top w:val="none" w:sz="0" w:space="0" w:color="auto"/>
        <w:left w:val="none" w:sz="0" w:space="0" w:color="auto"/>
        <w:bottom w:val="none" w:sz="0" w:space="0" w:color="auto"/>
        <w:right w:val="none" w:sz="0" w:space="0" w:color="auto"/>
      </w:divBdr>
    </w:div>
    <w:div w:id="1497725807">
      <w:bodyDiv w:val="1"/>
      <w:marLeft w:val="0"/>
      <w:marRight w:val="0"/>
      <w:marTop w:val="0"/>
      <w:marBottom w:val="0"/>
      <w:divBdr>
        <w:top w:val="none" w:sz="0" w:space="0" w:color="auto"/>
        <w:left w:val="none" w:sz="0" w:space="0" w:color="auto"/>
        <w:bottom w:val="none" w:sz="0" w:space="0" w:color="auto"/>
        <w:right w:val="none" w:sz="0" w:space="0" w:color="auto"/>
      </w:divBdr>
    </w:div>
    <w:div w:id="1498618617">
      <w:bodyDiv w:val="1"/>
      <w:marLeft w:val="0"/>
      <w:marRight w:val="0"/>
      <w:marTop w:val="0"/>
      <w:marBottom w:val="0"/>
      <w:divBdr>
        <w:top w:val="none" w:sz="0" w:space="0" w:color="auto"/>
        <w:left w:val="none" w:sz="0" w:space="0" w:color="auto"/>
        <w:bottom w:val="none" w:sz="0" w:space="0" w:color="auto"/>
        <w:right w:val="none" w:sz="0" w:space="0" w:color="auto"/>
      </w:divBdr>
    </w:div>
    <w:div w:id="1541092825">
      <w:bodyDiv w:val="1"/>
      <w:marLeft w:val="0"/>
      <w:marRight w:val="0"/>
      <w:marTop w:val="0"/>
      <w:marBottom w:val="0"/>
      <w:divBdr>
        <w:top w:val="none" w:sz="0" w:space="0" w:color="auto"/>
        <w:left w:val="none" w:sz="0" w:space="0" w:color="auto"/>
        <w:bottom w:val="none" w:sz="0" w:space="0" w:color="auto"/>
        <w:right w:val="none" w:sz="0" w:space="0" w:color="auto"/>
      </w:divBdr>
    </w:div>
    <w:div w:id="1547058381">
      <w:bodyDiv w:val="1"/>
      <w:marLeft w:val="0"/>
      <w:marRight w:val="0"/>
      <w:marTop w:val="0"/>
      <w:marBottom w:val="0"/>
      <w:divBdr>
        <w:top w:val="none" w:sz="0" w:space="0" w:color="auto"/>
        <w:left w:val="none" w:sz="0" w:space="0" w:color="auto"/>
        <w:bottom w:val="none" w:sz="0" w:space="0" w:color="auto"/>
        <w:right w:val="none" w:sz="0" w:space="0" w:color="auto"/>
      </w:divBdr>
    </w:div>
    <w:div w:id="1552688439">
      <w:bodyDiv w:val="1"/>
      <w:marLeft w:val="0"/>
      <w:marRight w:val="0"/>
      <w:marTop w:val="0"/>
      <w:marBottom w:val="0"/>
      <w:divBdr>
        <w:top w:val="none" w:sz="0" w:space="0" w:color="auto"/>
        <w:left w:val="none" w:sz="0" w:space="0" w:color="auto"/>
        <w:bottom w:val="none" w:sz="0" w:space="0" w:color="auto"/>
        <w:right w:val="none" w:sz="0" w:space="0" w:color="auto"/>
      </w:divBdr>
    </w:div>
    <w:div w:id="1566913924">
      <w:bodyDiv w:val="1"/>
      <w:marLeft w:val="0"/>
      <w:marRight w:val="0"/>
      <w:marTop w:val="0"/>
      <w:marBottom w:val="0"/>
      <w:divBdr>
        <w:top w:val="none" w:sz="0" w:space="0" w:color="auto"/>
        <w:left w:val="none" w:sz="0" w:space="0" w:color="auto"/>
        <w:bottom w:val="none" w:sz="0" w:space="0" w:color="auto"/>
        <w:right w:val="none" w:sz="0" w:space="0" w:color="auto"/>
      </w:divBdr>
    </w:div>
    <w:div w:id="1573009228">
      <w:bodyDiv w:val="1"/>
      <w:marLeft w:val="0"/>
      <w:marRight w:val="0"/>
      <w:marTop w:val="0"/>
      <w:marBottom w:val="0"/>
      <w:divBdr>
        <w:top w:val="none" w:sz="0" w:space="0" w:color="auto"/>
        <w:left w:val="none" w:sz="0" w:space="0" w:color="auto"/>
        <w:bottom w:val="none" w:sz="0" w:space="0" w:color="auto"/>
        <w:right w:val="none" w:sz="0" w:space="0" w:color="auto"/>
      </w:divBdr>
    </w:div>
    <w:div w:id="1573656853">
      <w:bodyDiv w:val="1"/>
      <w:marLeft w:val="0"/>
      <w:marRight w:val="0"/>
      <w:marTop w:val="0"/>
      <w:marBottom w:val="0"/>
      <w:divBdr>
        <w:top w:val="none" w:sz="0" w:space="0" w:color="auto"/>
        <w:left w:val="none" w:sz="0" w:space="0" w:color="auto"/>
        <w:bottom w:val="none" w:sz="0" w:space="0" w:color="auto"/>
        <w:right w:val="none" w:sz="0" w:space="0" w:color="auto"/>
      </w:divBdr>
    </w:div>
    <w:div w:id="1577275641">
      <w:bodyDiv w:val="1"/>
      <w:marLeft w:val="0"/>
      <w:marRight w:val="0"/>
      <w:marTop w:val="0"/>
      <w:marBottom w:val="0"/>
      <w:divBdr>
        <w:top w:val="none" w:sz="0" w:space="0" w:color="auto"/>
        <w:left w:val="none" w:sz="0" w:space="0" w:color="auto"/>
        <w:bottom w:val="none" w:sz="0" w:space="0" w:color="auto"/>
        <w:right w:val="none" w:sz="0" w:space="0" w:color="auto"/>
      </w:divBdr>
    </w:div>
    <w:div w:id="1578319694">
      <w:bodyDiv w:val="1"/>
      <w:marLeft w:val="0"/>
      <w:marRight w:val="0"/>
      <w:marTop w:val="0"/>
      <w:marBottom w:val="0"/>
      <w:divBdr>
        <w:top w:val="none" w:sz="0" w:space="0" w:color="auto"/>
        <w:left w:val="none" w:sz="0" w:space="0" w:color="auto"/>
        <w:bottom w:val="none" w:sz="0" w:space="0" w:color="auto"/>
        <w:right w:val="none" w:sz="0" w:space="0" w:color="auto"/>
      </w:divBdr>
    </w:div>
    <w:div w:id="1585190735">
      <w:bodyDiv w:val="1"/>
      <w:marLeft w:val="0"/>
      <w:marRight w:val="0"/>
      <w:marTop w:val="0"/>
      <w:marBottom w:val="0"/>
      <w:divBdr>
        <w:top w:val="none" w:sz="0" w:space="0" w:color="auto"/>
        <w:left w:val="none" w:sz="0" w:space="0" w:color="auto"/>
        <w:bottom w:val="none" w:sz="0" w:space="0" w:color="auto"/>
        <w:right w:val="none" w:sz="0" w:space="0" w:color="auto"/>
      </w:divBdr>
    </w:div>
    <w:div w:id="1585913193">
      <w:bodyDiv w:val="1"/>
      <w:marLeft w:val="0"/>
      <w:marRight w:val="0"/>
      <w:marTop w:val="0"/>
      <w:marBottom w:val="0"/>
      <w:divBdr>
        <w:top w:val="none" w:sz="0" w:space="0" w:color="auto"/>
        <w:left w:val="none" w:sz="0" w:space="0" w:color="auto"/>
        <w:bottom w:val="none" w:sz="0" w:space="0" w:color="auto"/>
        <w:right w:val="none" w:sz="0" w:space="0" w:color="auto"/>
      </w:divBdr>
    </w:div>
    <w:div w:id="1594896620">
      <w:bodyDiv w:val="1"/>
      <w:marLeft w:val="0"/>
      <w:marRight w:val="0"/>
      <w:marTop w:val="0"/>
      <w:marBottom w:val="0"/>
      <w:divBdr>
        <w:top w:val="none" w:sz="0" w:space="0" w:color="auto"/>
        <w:left w:val="none" w:sz="0" w:space="0" w:color="auto"/>
        <w:bottom w:val="none" w:sz="0" w:space="0" w:color="auto"/>
        <w:right w:val="none" w:sz="0" w:space="0" w:color="auto"/>
      </w:divBdr>
    </w:div>
    <w:div w:id="1599218065">
      <w:bodyDiv w:val="1"/>
      <w:marLeft w:val="0"/>
      <w:marRight w:val="0"/>
      <w:marTop w:val="0"/>
      <w:marBottom w:val="0"/>
      <w:divBdr>
        <w:top w:val="none" w:sz="0" w:space="0" w:color="auto"/>
        <w:left w:val="none" w:sz="0" w:space="0" w:color="auto"/>
        <w:bottom w:val="none" w:sz="0" w:space="0" w:color="auto"/>
        <w:right w:val="none" w:sz="0" w:space="0" w:color="auto"/>
      </w:divBdr>
    </w:div>
    <w:div w:id="1599288763">
      <w:bodyDiv w:val="1"/>
      <w:marLeft w:val="0"/>
      <w:marRight w:val="0"/>
      <w:marTop w:val="0"/>
      <w:marBottom w:val="0"/>
      <w:divBdr>
        <w:top w:val="none" w:sz="0" w:space="0" w:color="auto"/>
        <w:left w:val="none" w:sz="0" w:space="0" w:color="auto"/>
        <w:bottom w:val="none" w:sz="0" w:space="0" w:color="auto"/>
        <w:right w:val="none" w:sz="0" w:space="0" w:color="auto"/>
      </w:divBdr>
    </w:div>
    <w:div w:id="1610509590">
      <w:bodyDiv w:val="1"/>
      <w:marLeft w:val="0"/>
      <w:marRight w:val="0"/>
      <w:marTop w:val="0"/>
      <w:marBottom w:val="0"/>
      <w:divBdr>
        <w:top w:val="none" w:sz="0" w:space="0" w:color="auto"/>
        <w:left w:val="none" w:sz="0" w:space="0" w:color="auto"/>
        <w:bottom w:val="none" w:sz="0" w:space="0" w:color="auto"/>
        <w:right w:val="none" w:sz="0" w:space="0" w:color="auto"/>
      </w:divBdr>
    </w:div>
    <w:div w:id="1622682838">
      <w:bodyDiv w:val="1"/>
      <w:marLeft w:val="0"/>
      <w:marRight w:val="0"/>
      <w:marTop w:val="0"/>
      <w:marBottom w:val="0"/>
      <w:divBdr>
        <w:top w:val="none" w:sz="0" w:space="0" w:color="auto"/>
        <w:left w:val="none" w:sz="0" w:space="0" w:color="auto"/>
        <w:bottom w:val="none" w:sz="0" w:space="0" w:color="auto"/>
        <w:right w:val="none" w:sz="0" w:space="0" w:color="auto"/>
      </w:divBdr>
    </w:div>
    <w:div w:id="1623347213">
      <w:bodyDiv w:val="1"/>
      <w:marLeft w:val="0"/>
      <w:marRight w:val="0"/>
      <w:marTop w:val="0"/>
      <w:marBottom w:val="0"/>
      <w:divBdr>
        <w:top w:val="none" w:sz="0" w:space="0" w:color="auto"/>
        <w:left w:val="none" w:sz="0" w:space="0" w:color="auto"/>
        <w:bottom w:val="none" w:sz="0" w:space="0" w:color="auto"/>
        <w:right w:val="none" w:sz="0" w:space="0" w:color="auto"/>
      </w:divBdr>
    </w:div>
    <w:div w:id="1629235393">
      <w:bodyDiv w:val="1"/>
      <w:marLeft w:val="0"/>
      <w:marRight w:val="0"/>
      <w:marTop w:val="0"/>
      <w:marBottom w:val="0"/>
      <w:divBdr>
        <w:top w:val="none" w:sz="0" w:space="0" w:color="auto"/>
        <w:left w:val="none" w:sz="0" w:space="0" w:color="auto"/>
        <w:bottom w:val="none" w:sz="0" w:space="0" w:color="auto"/>
        <w:right w:val="none" w:sz="0" w:space="0" w:color="auto"/>
      </w:divBdr>
    </w:div>
    <w:div w:id="1646163488">
      <w:bodyDiv w:val="1"/>
      <w:marLeft w:val="0"/>
      <w:marRight w:val="0"/>
      <w:marTop w:val="0"/>
      <w:marBottom w:val="0"/>
      <w:divBdr>
        <w:top w:val="none" w:sz="0" w:space="0" w:color="auto"/>
        <w:left w:val="none" w:sz="0" w:space="0" w:color="auto"/>
        <w:bottom w:val="none" w:sz="0" w:space="0" w:color="auto"/>
        <w:right w:val="none" w:sz="0" w:space="0" w:color="auto"/>
      </w:divBdr>
    </w:div>
    <w:div w:id="1670526117">
      <w:bodyDiv w:val="1"/>
      <w:marLeft w:val="0"/>
      <w:marRight w:val="0"/>
      <w:marTop w:val="0"/>
      <w:marBottom w:val="0"/>
      <w:divBdr>
        <w:top w:val="none" w:sz="0" w:space="0" w:color="auto"/>
        <w:left w:val="none" w:sz="0" w:space="0" w:color="auto"/>
        <w:bottom w:val="none" w:sz="0" w:space="0" w:color="auto"/>
        <w:right w:val="none" w:sz="0" w:space="0" w:color="auto"/>
      </w:divBdr>
    </w:div>
    <w:div w:id="1672179800">
      <w:bodyDiv w:val="1"/>
      <w:marLeft w:val="0"/>
      <w:marRight w:val="0"/>
      <w:marTop w:val="0"/>
      <w:marBottom w:val="0"/>
      <w:divBdr>
        <w:top w:val="none" w:sz="0" w:space="0" w:color="auto"/>
        <w:left w:val="none" w:sz="0" w:space="0" w:color="auto"/>
        <w:bottom w:val="none" w:sz="0" w:space="0" w:color="auto"/>
        <w:right w:val="none" w:sz="0" w:space="0" w:color="auto"/>
      </w:divBdr>
    </w:div>
    <w:div w:id="1701126822">
      <w:bodyDiv w:val="1"/>
      <w:marLeft w:val="0"/>
      <w:marRight w:val="0"/>
      <w:marTop w:val="0"/>
      <w:marBottom w:val="0"/>
      <w:divBdr>
        <w:top w:val="none" w:sz="0" w:space="0" w:color="auto"/>
        <w:left w:val="none" w:sz="0" w:space="0" w:color="auto"/>
        <w:bottom w:val="none" w:sz="0" w:space="0" w:color="auto"/>
        <w:right w:val="none" w:sz="0" w:space="0" w:color="auto"/>
      </w:divBdr>
    </w:div>
    <w:div w:id="1723209414">
      <w:bodyDiv w:val="1"/>
      <w:marLeft w:val="0"/>
      <w:marRight w:val="0"/>
      <w:marTop w:val="0"/>
      <w:marBottom w:val="0"/>
      <w:divBdr>
        <w:top w:val="none" w:sz="0" w:space="0" w:color="auto"/>
        <w:left w:val="none" w:sz="0" w:space="0" w:color="auto"/>
        <w:bottom w:val="none" w:sz="0" w:space="0" w:color="auto"/>
        <w:right w:val="none" w:sz="0" w:space="0" w:color="auto"/>
      </w:divBdr>
    </w:div>
    <w:div w:id="1746147658">
      <w:bodyDiv w:val="1"/>
      <w:marLeft w:val="0"/>
      <w:marRight w:val="0"/>
      <w:marTop w:val="0"/>
      <w:marBottom w:val="0"/>
      <w:divBdr>
        <w:top w:val="none" w:sz="0" w:space="0" w:color="auto"/>
        <w:left w:val="none" w:sz="0" w:space="0" w:color="auto"/>
        <w:bottom w:val="none" w:sz="0" w:space="0" w:color="auto"/>
        <w:right w:val="none" w:sz="0" w:space="0" w:color="auto"/>
      </w:divBdr>
    </w:div>
    <w:div w:id="1749107279">
      <w:bodyDiv w:val="1"/>
      <w:marLeft w:val="0"/>
      <w:marRight w:val="0"/>
      <w:marTop w:val="0"/>
      <w:marBottom w:val="0"/>
      <w:divBdr>
        <w:top w:val="none" w:sz="0" w:space="0" w:color="auto"/>
        <w:left w:val="none" w:sz="0" w:space="0" w:color="auto"/>
        <w:bottom w:val="none" w:sz="0" w:space="0" w:color="auto"/>
        <w:right w:val="none" w:sz="0" w:space="0" w:color="auto"/>
      </w:divBdr>
    </w:div>
    <w:div w:id="1757944217">
      <w:bodyDiv w:val="1"/>
      <w:marLeft w:val="0"/>
      <w:marRight w:val="0"/>
      <w:marTop w:val="0"/>
      <w:marBottom w:val="0"/>
      <w:divBdr>
        <w:top w:val="none" w:sz="0" w:space="0" w:color="auto"/>
        <w:left w:val="none" w:sz="0" w:space="0" w:color="auto"/>
        <w:bottom w:val="none" w:sz="0" w:space="0" w:color="auto"/>
        <w:right w:val="none" w:sz="0" w:space="0" w:color="auto"/>
      </w:divBdr>
    </w:div>
    <w:div w:id="1776712935">
      <w:bodyDiv w:val="1"/>
      <w:marLeft w:val="0"/>
      <w:marRight w:val="0"/>
      <w:marTop w:val="0"/>
      <w:marBottom w:val="0"/>
      <w:divBdr>
        <w:top w:val="none" w:sz="0" w:space="0" w:color="auto"/>
        <w:left w:val="none" w:sz="0" w:space="0" w:color="auto"/>
        <w:bottom w:val="none" w:sz="0" w:space="0" w:color="auto"/>
        <w:right w:val="none" w:sz="0" w:space="0" w:color="auto"/>
      </w:divBdr>
    </w:div>
    <w:div w:id="1786382311">
      <w:bodyDiv w:val="1"/>
      <w:marLeft w:val="0"/>
      <w:marRight w:val="0"/>
      <w:marTop w:val="0"/>
      <w:marBottom w:val="0"/>
      <w:divBdr>
        <w:top w:val="none" w:sz="0" w:space="0" w:color="auto"/>
        <w:left w:val="none" w:sz="0" w:space="0" w:color="auto"/>
        <w:bottom w:val="none" w:sz="0" w:space="0" w:color="auto"/>
        <w:right w:val="none" w:sz="0" w:space="0" w:color="auto"/>
      </w:divBdr>
    </w:div>
    <w:div w:id="1786385488">
      <w:bodyDiv w:val="1"/>
      <w:marLeft w:val="0"/>
      <w:marRight w:val="0"/>
      <w:marTop w:val="0"/>
      <w:marBottom w:val="0"/>
      <w:divBdr>
        <w:top w:val="none" w:sz="0" w:space="0" w:color="auto"/>
        <w:left w:val="none" w:sz="0" w:space="0" w:color="auto"/>
        <w:bottom w:val="none" w:sz="0" w:space="0" w:color="auto"/>
        <w:right w:val="none" w:sz="0" w:space="0" w:color="auto"/>
      </w:divBdr>
    </w:div>
    <w:div w:id="1808282186">
      <w:bodyDiv w:val="1"/>
      <w:marLeft w:val="0"/>
      <w:marRight w:val="0"/>
      <w:marTop w:val="0"/>
      <w:marBottom w:val="0"/>
      <w:divBdr>
        <w:top w:val="none" w:sz="0" w:space="0" w:color="auto"/>
        <w:left w:val="none" w:sz="0" w:space="0" w:color="auto"/>
        <w:bottom w:val="none" w:sz="0" w:space="0" w:color="auto"/>
        <w:right w:val="none" w:sz="0" w:space="0" w:color="auto"/>
      </w:divBdr>
    </w:div>
    <w:div w:id="1808891406">
      <w:bodyDiv w:val="1"/>
      <w:marLeft w:val="0"/>
      <w:marRight w:val="0"/>
      <w:marTop w:val="0"/>
      <w:marBottom w:val="0"/>
      <w:divBdr>
        <w:top w:val="none" w:sz="0" w:space="0" w:color="auto"/>
        <w:left w:val="none" w:sz="0" w:space="0" w:color="auto"/>
        <w:bottom w:val="none" w:sz="0" w:space="0" w:color="auto"/>
        <w:right w:val="none" w:sz="0" w:space="0" w:color="auto"/>
      </w:divBdr>
    </w:div>
    <w:div w:id="1809665298">
      <w:bodyDiv w:val="1"/>
      <w:marLeft w:val="0"/>
      <w:marRight w:val="0"/>
      <w:marTop w:val="0"/>
      <w:marBottom w:val="0"/>
      <w:divBdr>
        <w:top w:val="none" w:sz="0" w:space="0" w:color="auto"/>
        <w:left w:val="none" w:sz="0" w:space="0" w:color="auto"/>
        <w:bottom w:val="none" w:sz="0" w:space="0" w:color="auto"/>
        <w:right w:val="none" w:sz="0" w:space="0" w:color="auto"/>
      </w:divBdr>
    </w:div>
    <w:div w:id="1814372139">
      <w:bodyDiv w:val="1"/>
      <w:marLeft w:val="0"/>
      <w:marRight w:val="0"/>
      <w:marTop w:val="0"/>
      <w:marBottom w:val="0"/>
      <w:divBdr>
        <w:top w:val="none" w:sz="0" w:space="0" w:color="auto"/>
        <w:left w:val="none" w:sz="0" w:space="0" w:color="auto"/>
        <w:bottom w:val="none" w:sz="0" w:space="0" w:color="auto"/>
        <w:right w:val="none" w:sz="0" w:space="0" w:color="auto"/>
      </w:divBdr>
    </w:div>
    <w:div w:id="1831674547">
      <w:bodyDiv w:val="1"/>
      <w:marLeft w:val="0"/>
      <w:marRight w:val="0"/>
      <w:marTop w:val="0"/>
      <w:marBottom w:val="0"/>
      <w:divBdr>
        <w:top w:val="none" w:sz="0" w:space="0" w:color="auto"/>
        <w:left w:val="none" w:sz="0" w:space="0" w:color="auto"/>
        <w:bottom w:val="none" w:sz="0" w:space="0" w:color="auto"/>
        <w:right w:val="none" w:sz="0" w:space="0" w:color="auto"/>
      </w:divBdr>
    </w:div>
    <w:div w:id="1832795948">
      <w:bodyDiv w:val="1"/>
      <w:marLeft w:val="0"/>
      <w:marRight w:val="0"/>
      <w:marTop w:val="0"/>
      <w:marBottom w:val="0"/>
      <w:divBdr>
        <w:top w:val="none" w:sz="0" w:space="0" w:color="auto"/>
        <w:left w:val="none" w:sz="0" w:space="0" w:color="auto"/>
        <w:bottom w:val="none" w:sz="0" w:space="0" w:color="auto"/>
        <w:right w:val="none" w:sz="0" w:space="0" w:color="auto"/>
      </w:divBdr>
    </w:div>
    <w:div w:id="1834292538">
      <w:bodyDiv w:val="1"/>
      <w:marLeft w:val="0"/>
      <w:marRight w:val="0"/>
      <w:marTop w:val="0"/>
      <w:marBottom w:val="0"/>
      <w:divBdr>
        <w:top w:val="none" w:sz="0" w:space="0" w:color="auto"/>
        <w:left w:val="none" w:sz="0" w:space="0" w:color="auto"/>
        <w:bottom w:val="none" w:sz="0" w:space="0" w:color="auto"/>
        <w:right w:val="none" w:sz="0" w:space="0" w:color="auto"/>
      </w:divBdr>
    </w:div>
    <w:div w:id="1846701405">
      <w:bodyDiv w:val="1"/>
      <w:marLeft w:val="0"/>
      <w:marRight w:val="0"/>
      <w:marTop w:val="0"/>
      <w:marBottom w:val="0"/>
      <w:divBdr>
        <w:top w:val="none" w:sz="0" w:space="0" w:color="auto"/>
        <w:left w:val="none" w:sz="0" w:space="0" w:color="auto"/>
        <w:bottom w:val="none" w:sz="0" w:space="0" w:color="auto"/>
        <w:right w:val="none" w:sz="0" w:space="0" w:color="auto"/>
      </w:divBdr>
    </w:div>
    <w:div w:id="1854957384">
      <w:bodyDiv w:val="1"/>
      <w:marLeft w:val="0"/>
      <w:marRight w:val="0"/>
      <w:marTop w:val="0"/>
      <w:marBottom w:val="0"/>
      <w:divBdr>
        <w:top w:val="none" w:sz="0" w:space="0" w:color="auto"/>
        <w:left w:val="none" w:sz="0" w:space="0" w:color="auto"/>
        <w:bottom w:val="none" w:sz="0" w:space="0" w:color="auto"/>
        <w:right w:val="none" w:sz="0" w:space="0" w:color="auto"/>
      </w:divBdr>
    </w:div>
    <w:div w:id="1855731580">
      <w:bodyDiv w:val="1"/>
      <w:marLeft w:val="0"/>
      <w:marRight w:val="0"/>
      <w:marTop w:val="0"/>
      <w:marBottom w:val="0"/>
      <w:divBdr>
        <w:top w:val="none" w:sz="0" w:space="0" w:color="auto"/>
        <w:left w:val="none" w:sz="0" w:space="0" w:color="auto"/>
        <w:bottom w:val="none" w:sz="0" w:space="0" w:color="auto"/>
        <w:right w:val="none" w:sz="0" w:space="0" w:color="auto"/>
      </w:divBdr>
    </w:div>
    <w:div w:id="1857766122">
      <w:bodyDiv w:val="1"/>
      <w:marLeft w:val="0"/>
      <w:marRight w:val="0"/>
      <w:marTop w:val="0"/>
      <w:marBottom w:val="0"/>
      <w:divBdr>
        <w:top w:val="none" w:sz="0" w:space="0" w:color="auto"/>
        <w:left w:val="none" w:sz="0" w:space="0" w:color="auto"/>
        <w:bottom w:val="none" w:sz="0" w:space="0" w:color="auto"/>
        <w:right w:val="none" w:sz="0" w:space="0" w:color="auto"/>
      </w:divBdr>
    </w:div>
    <w:div w:id="1875654657">
      <w:bodyDiv w:val="1"/>
      <w:marLeft w:val="0"/>
      <w:marRight w:val="0"/>
      <w:marTop w:val="0"/>
      <w:marBottom w:val="0"/>
      <w:divBdr>
        <w:top w:val="none" w:sz="0" w:space="0" w:color="auto"/>
        <w:left w:val="none" w:sz="0" w:space="0" w:color="auto"/>
        <w:bottom w:val="none" w:sz="0" w:space="0" w:color="auto"/>
        <w:right w:val="none" w:sz="0" w:space="0" w:color="auto"/>
      </w:divBdr>
    </w:div>
    <w:div w:id="1878807725">
      <w:bodyDiv w:val="1"/>
      <w:marLeft w:val="0"/>
      <w:marRight w:val="0"/>
      <w:marTop w:val="0"/>
      <w:marBottom w:val="0"/>
      <w:divBdr>
        <w:top w:val="none" w:sz="0" w:space="0" w:color="auto"/>
        <w:left w:val="none" w:sz="0" w:space="0" w:color="auto"/>
        <w:bottom w:val="none" w:sz="0" w:space="0" w:color="auto"/>
        <w:right w:val="none" w:sz="0" w:space="0" w:color="auto"/>
      </w:divBdr>
    </w:div>
    <w:div w:id="1880586601">
      <w:bodyDiv w:val="1"/>
      <w:marLeft w:val="0"/>
      <w:marRight w:val="0"/>
      <w:marTop w:val="0"/>
      <w:marBottom w:val="0"/>
      <w:divBdr>
        <w:top w:val="none" w:sz="0" w:space="0" w:color="auto"/>
        <w:left w:val="none" w:sz="0" w:space="0" w:color="auto"/>
        <w:bottom w:val="none" w:sz="0" w:space="0" w:color="auto"/>
        <w:right w:val="none" w:sz="0" w:space="0" w:color="auto"/>
      </w:divBdr>
    </w:div>
    <w:div w:id="1882784342">
      <w:bodyDiv w:val="1"/>
      <w:marLeft w:val="0"/>
      <w:marRight w:val="0"/>
      <w:marTop w:val="0"/>
      <w:marBottom w:val="0"/>
      <w:divBdr>
        <w:top w:val="none" w:sz="0" w:space="0" w:color="auto"/>
        <w:left w:val="none" w:sz="0" w:space="0" w:color="auto"/>
        <w:bottom w:val="none" w:sz="0" w:space="0" w:color="auto"/>
        <w:right w:val="none" w:sz="0" w:space="0" w:color="auto"/>
      </w:divBdr>
    </w:div>
    <w:div w:id="1896162642">
      <w:bodyDiv w:val="1"/>
      <w:marLeft w:val="0"/>
      <w:marRight w:val="0"/>
      <w:marTop w:val="0"/>
      <w:marBottom w:val="0"/>
      <w:divBdr>
        <w:top w:val="none" w:sz="0" w:space="0" w:color="auto"/>
        <w:left w:val="none" w:sz="0" w:space="0" w:color="auto"/>
        <w:bottom w:val="none" w:sz="0" w:space="0" w:color="auto"/>
        <w:right w:val="none" w:sz="0" w:space="0" w:color="auto"/>
      </w:divBdr>
    </w:div>
    <w:div w:id="1922132500">
      <w:bodyDiv w:val="1"/>
      <w:marLeft w:val="0"/>
      <w:marRight w:val="0"/>
      <w:marTop w:val="0"/>
      <w:marBottom w:val="0"/>
      <w:divBdr>
        <w:top w:val="none" w:sz="0" w:space="0" w:color="auto"/>
        <w:left w:val="none" w:sz="0" w:space="0" w:color="auto"/>
        <w:bottom w:val="none" w:sz="0" w:space="0" w:color="auto"/>
        <w:right w:val="none" w:sz="0" w:space="0" w:color="auto"/>
      </w:divBdr>
    </w:div>
    <w:div w:id="1945646848">
      <w:bodyDiv w:val="1"/>
      <w:marLeft w:val="0"/>
      <w:marRight w:val="0"/>
      <w:marTop w:val="0"/>
      <w:marBottom w:val="0"/>
      <w:divBdr>
        <w:top w:val="none" w:sz="0" w:space="0" w:color="auto"/>
        <w:left w:val="none" w:sz="0" w:space="0" w:color="auto"/>
        <w:bottom w:val="none" w:sz="0" w:space="0" w:color="auto"/>
        <w:right w:val="none" w:sz="0" w:space="0" w:color="auto"/>
      </w:divBdr>
    </w:div>
    <w:div w:id="1950047867">
      <w:bodyDiv w:val="1"/>
      <w:marLeft w:val="0"/>
      <w:marRight w:val="0"/>
      <w:marTop w:val="0"/>
      <w:marBottom w:val="0"/>
      <w:divBdr>
        <w:top w:val="none" w:sz="0" w:space="0" w:color="auto"/>
        <w:left w:val="none" w:sz="0" w:space="0" w:color="auto"/>
        <w:bottom w:val="none" w:sz="0" w:space="0" w:color="auto"/>
        <w:right w:val="none" w:sz="0" w:space="0" w:color="auto"/>
      </w:divBdr>
    </w:div>
    <w:div w:id="1951235971">
      <w:bodyDiv w:val="1"/>
      <w:marLeft w:val="0"/>
      <w:marRight w:val="0"/>
      <w:marTop w:val="0"/>
      <w:marBottom w:val="0"/>
      <w:divBdr>
        <w:top w:val="none" w:sz="0" w:space="0" w:color="auto"/>
        <w:left w:val="none" w:sz="0" w:space="0" w:color="auto"/>
        <w:bottom w:val="none" w:sz="0" w:space="0" w:color="auto"/>
        <w:right w:val="none" w:sz="0" w:space="0" w:color="auto"/>
      </w:divBdr>
    </w:div>
    <w:div w:id="1953048384">
      <w:bodyDiv w:val="1"/>
      <w:marLeft w:val="0"/>
      <w:marRight w:val="0"/>
      <w:marTop w:val="0"/>
      <w:marBottom w:val="0"/>
      <w:divBdr>
        <w:top w:val="none" w:sz="0" w:space="0" w:color="auto"/>
        <w:left w:val="none" w:sz="0" w:space="0" w:color="auto"/>
        <w:bottom w:val="none" w:sz="0" w:space="0" w:color="auto"/>
        <w:right w:val="none" w:sz="0" w:space="0" w:color="auto"/>
      </w:divBdr>
    </w:div>
    <w:div w:id="1963926133">
      <w:bodyDiv w:val="1"/>
      <w:marLeft w:val="0"/>
      <w:marRight w:val="0"/>
      <w:marTop w:val="0"/>
      <w:marBottom w:val="0"/>
      <w:divBdr>
        <w:top w:val="none" w:sz="0" w:space="0" w:color="auto"/>
        <w:left w:val="none" w:sz="0" w:space="0" w:color="auto"/>
        <w:bottom w:val="none" w:sz="0" w:space="0" w:color="auto"/>
        <w:right w:val="none" w:sz="0" w:space="0" w:color="auto"/>
      </w:divBdr>
    </w:div>
    <w:div w:id="1971202403">
      <w:bodyDiv w:val="1"/>
      <w:marLeft w:val="0"/>
      <w:marRight w:val="0"/>
      <w:marTop w:val="0"/>
      <w:marBottom w:val="0"/>
      <w:divBdr>
        <w:top w:val="none" w:sz="0" w:space="0" w:color="auto"/>
        <w:left w:val="none" w:sz="0" w:space="0" w:color="auto"/>
        <w:bottom w:val="none" w:sz="0" w:space="0" w:color="auto"/>
        <w:right w:val="none" w:sz="0" w:space="0" w:color="auto"/>
      </w:divBdr>
    </w:div>
    <w:div w:id="1973512621">
      <w:bodyDiv w:val="1"/>
      <w:marLeft w:val="0"/>
      <w:marRight w:val="0"/>
      <w:marTop w:val="0"/>
      <w:marBottom w:val="0"/>
      <w:divBdr>
        <w:top w:val="none" w:sz="0" w:space="0" w:color="auto"/>
        <w:left w:val="none" w:sz="0" w:space="0" w:color="auto"/>
        <w:bottom w:val="none" w:sz="0" w:space="0" w:color="auto"/>
        <w:right w:val="none" w:sz="0" w:space="0" w:color="auto"/>
      </w:divBdr>
    </w:div>
    <w:div w:id="1980962275">
      <w:bodyDiv w:val="1"/>
      <w:marLeft w:val="0"/>
      <w:marRight w:val="0"/>
      <w:marTop w:val="0"/>
      <w:marBottom w:val="0"/>
      <w:divBdr>
        <w:top w:val="none" w:sz="0" w:space="0" w:color="auto"/>
        <w:left w:val="none" w:sz="0" w:space="0" w:color="auto"/>
        <w:bottom w:val="none" w:sz="0" w:space="0" w:color="auto"/>
        <w:right w:val="none" w:sz="0" w:space="0" w:color="auto"/>
      </w:divBdr>
    </w:div>
    <w:div w:id="1981381840">
      <w:bodyDiv w:val="1"/>
      <w:marLeft w:val="0"/>
      <w:marRight w:val="0"/>
      <w:marTop w:val="0"/>
      <w:marBottom w:val="0"/>
      <w:divBdr>
        <w:top w:val="none" w:sz="0" w:space="0" w:color="auto"/>
        <w:left w:val="none" w:sz="0" w:space="0" w:color="auto"/>
        <w:bottom w:val="none" w:sz="0" w:space="0" w:color="auto"/>
        <w:right w:val="none" w:sz="0" w:space="0" w:color="auto"/>
      </w:divBdr>
    </w:div>
    <w:div w:id="1984503837">
      <w:bodyDiv w:val="1"/>
      <w:marLeft w:val="0"/>
      <w:marRight w:val="0"/>
      <w:marTop w:val="0"/>
      <w:marBottom w:val="0"/>
      <w:divBdr>
        <w:top w:val="none" w:sz="0" w:space="0" w:color="auto"/>
        <w:left w:val="none" w:sz="0" w:space="0" w:color="auto"/>
        <w:bottom w:val="none" w:sz="0" w:space="0" w:color="auto"/>
        <w:right w:val="none" w:sz="0" w:space="0" w:color="auto"/>
      </w:divBdr>
    </w:div>
    <w:div w:id="1998872964">
      <w:bodyDiv w:val="1"/>
      <w:marLeft w:val="0"/>
      <w:marRight w:val="0"/>
      <w:marTop w:val="0"/>
      <w:marBottom w:val="0"/>
      <w:divBdr>
        <w:top w:val="none" w:sz="0" w:space="0" w:color="auto"/>
        <w:left w:val="none" w:sz="0" w:space="0" w:color="auto"/>
        <w:bottom w:val="none" w:sz="0" w:space="0" w:color="auto"/>
        <w:right w:val="none" w:sz="0" w:space="0" w:color="auto"/>
      </w:divBdr>
    </w:div>
    <w:div w:id="2004579758">
      <w:bodyDiv w:val="1"/>
      <w:marLeft w:val="0"/>
      <w:marRight w:val="0"/>
      <w:marTop w:val="0"/>
      <w:marBottom w:val="0"/>
      <w:divBdr>
        <w:top w:val="none" w:sz="0" w:space="0" w:color="auto"/>
        <w:left w:val="none" w:sz="0" w:space="0" w:color="auto"/>
        <w:bottom w:val="none" w:sz="0" w:space="0" w:color="auto"/>
        <w:right w:val="none" w:sz="0" w:space="0" w:color="auto"/>
      </w:divBdr>
    </w:div>
    <w:div w:id="2019769845">
      <w:bodyDiv w:val="1"/>
      <w:marLeft w:val="0"/>
      <w:marRight w:val="0"/>
      <w:marTop w:val="0"/>
      <w:marBottom w:val="0"/>
      <w:divBdr>
        <w:top w:val="none" w:sz="0" w:space="0" w:color="auto"/>
        <w:left w:val="none" w:sz="0" w:space="0" w:color="auto"/>
        <w:bottom w:val="none" w:sz="0" w:space="0" w:color="auto"/>
        <w:right w:val="none" w:sz="0" w:space="0" w:color="auto"/>
      </w:divBdr>
    </w:div>
    <w:div w:id="2023240610">
      <w:bodyDiv w:val="1"/>
      <w:marLeft w:val="0"/>
      <w:marRight w:val="0"/>
      <w:marTop w:val="0"/>
      <w:marBottom w:val="0"/>
      <w:divBdr>
        <w:top w:val="none" w:sz="0" w:space="0" w:color="auto"/>
        <w:left w:val="none" w:sz="0" w:space="0" w:color="auto"/>
        <w:bottom w:val="none" w:sz="0" w:space="0" w:color="auto"/>
        <w:right w:val="none" w:sz="0" w:space="0" w:color="auto"/>
      </w:divBdr>
    </w:div>
    <w:div w:id="2033726393">
      <w:bodyDiv w:val="1"/>
      <w:marLeft w:val="0"/>
      <w:marRight w:val="0"/>
      <w:marTop w:val="0"/>
      <w:marBottom w:val="0"/>
      <w:divBdr>
        <w:top w:val="none" w:sz="0" w:space="0" w:color="auto"/>
        <w:left w:val="none" w:sz="0" w:space="0" w:color="auto"/>
        <w:bottom w:val="none" w:sz="0" w:space="0" w:color="auto"/>
        <w:right w:val="none" w:sz="0" w:space="0" w:color="auto"/>
      </w:divBdr>
    </w:div>
    <w:div w:id="2038964317">
      <w:bodyDiv w:val="1"/>
      <w:marLeft w:val="0"/>
      <w:marRight w:val="0"/>
      <w:marTop w:val="0"/>
      <w:marBottom w:val="0"/>
      <w:divBdr>
        <w:top w:val="none" w:sz="0" w:space="0" w:color="auto"/>
        <w:left w:val="none" w:sz="0" w:space="0" w:color="auto"/>
        <w:bottom w:val="none" w:sz="0" w:space="0" w:color="auto"/>
        <w:right w:val="none" w:sz="0" w:space="0" w:color="auto"/>
      </w:divBdr>
    </w:div>
    <w:div w:id="2052991391">
      <w:bodyDiv w:val="1"/>
      <w:marLeft w:val="0"/>
      <w:marRight w:val="0"/>
      <w:marTop w:val="0"/>
      <w:marBottom w:val="0"/>
      <w:divBdr>
        <w:top w:val="none" w:sz="0" w:space="0" w:color="auto"/>
        <w:left w:val="none" w:sz="0" w:space="0" w:color="auto"/>
        <w:bottom w:val="none" w:sz="0" w:space="0" w:color="auto"/>
        <w:right w:val="none" w:sz="0" w:space="0" w:color="auto"/>
      </w:divBdr>
    </w:div>
    <w:div w:id="2053798689">
      <w:bodyDiv w:val="1"/>
      <w:marLeft w:val="0"/>
      <w:marRight w:val="0"/>
      <w:marTop w:val="0"/>
      <w:marBottom w:val="0"/>
      <w:divBdr>
        <w:top w:val="none" w:sz="0" w:space="0" w:color="auto"/>
        <w:left w:val="none" w:sz="0" w:space="0" w:color="auto"/>
        <w:bottom w:val="none" w:sz="0" w:space="0" w:color="auto"/>
        <w:right w:val="none" w:sz="0" w:space="0" w:color="auto"/>
      </w:divBdr>
    </w:div>
    <w:div w:id="2060081889">
      <w:bodyDiv w:val="1"/>
      <w:marLeft w:val="0"/>
      <w:marRight w:val="0"/>
      <w:marTop w:val="0"/>
      <w:marBottom w:val="0"/>
      <w:divBdr>
        <w:top w:val="none" w:sz="0" w:space="0" w:color="auto"/>
        <w:left w:val="none" w:sz="0" w:space="0" w:color="auto"/>
        <w:bottom w:val="none" w:sz="0" w:space="0" w:color="auto"/>
        <w:right w:val="none" w:sz="0" w:space="0" w:color="auto"/>
      </w:divBdr>
    </w:div>
    <w:div w:id="2099594747">
      <w:bodyDiv w:val="1"/>
      <w:marLeft w:val="0"/>
      <w:marRight w:val="0"/>
      <w:marTop w:val="0"/>
      <w:marBottom w:val="0"/>
      <w:divBdr>
        <w:top w:val="none" w:sz="0" w:space="0" w:color="auto"/>
        <w:left w:val="none" w:sz="0" w:space="0" w:color="auto"/>
        <w:bottom w:val="none" w:sz="0" w:space="0" w:color="auto"/>
        <w:right w:val="none" w:sz="0" w:space="0" w:color="auto"/>
      </w:divBdr>
    </w:div>
    <w:div w:id="2108188049">
      <w:bodyDiv w:val="1"/>
      <w:marLeft w:val="0"/>
      <w:marRight w:val="0"/>
      <w:marTop w:val="0"/>
      <w:marBottom w:val="0"/>
      <w:divBdr>
        <w:top w:val="none" w:sz="0" w:space="0" w:color="auto"/>
        <w:left w:val="none" w:sz="0" w:space="0" w:color="auto"/>
        <w:bottom w:val="none" w:sz="0" w:space="0" w:color="auto"/>
        <w:right w:val="none" w:sz="0" w:space="0" w:color="auto"/>
      </w:divBdr>
    </w:div>
    <w:div w:id="2115514396">
      <w:bodyDiv w:val="1"/>
      <w:marLeft w:val="0"/>
      <w:marRight w:val="0"/>
      <w:marTop w:val="0"/>
      <w:marBottom w:val="0"/>
      <w:divBdr>
        <w:top w:val="none" w:sz="0" w:space="0" w:color="auto"/>
        <w:left w:val="none" w:sz="0" w:space="0" w:color="auto"/>
        <w:bottom w:val="none" w:sz="0" w:space="0" w:color="auto"/>
        <w:right w:val="none" w:sz="0" w:space="0" w:color="auto"/>
      </w:divBdr>
    </w:div>
    <w:div w:id="2116318684">
      <w:bodyDiv w:val="1"/>
      <w:marLeft w:val="0"/>
      <w:marRight w:val="0"/>
      <w:marTop w:val="0"/>
      <w:marBottom w:val="0"/>
      <w:divBdr>
        <w:top w:val="none" w:sz="0" w:space="0" w:color="auto"/>
        <w:left w:val="none" w:sz="0" w:space="0" w:color="auto"/>
        <w:bottom w:val="none" w:sz="0" w:space="0" w:color="auto"/>
        <w:right w:val="none" w:sz="0" w:space="0" w:color="auto"/>
      </w:divBdr>
    </w:div>
    <w:div w:id="2138260817">
      <w:bodyDiv w:val="1"/>
      <w:marLeft w:val="0"/>
      <w:marRight w:val="0"/>
      <w:marTop w:val="0"/>
      <w:marBottom w:val="0"/>
      <w:divBdr>
        <w:top w:val="none" w:sz="0" w:space="0" w:color="auto"/>
        <w:left w:val="none" w:sz="0" w:space="0" w:color="auto"/>
        <w:bottom w:val="none" w:sz="0" w:space="0" w:color="auto"/>
        <w:right w:val="none" w:sz="0" w:space="0" w:color="auto"/>
      </w:divBdr>
    </w:div>
    <w:div w:id="2141800918">
      <w:bodyDiv w:val="1"/>
      <w:marLeft w:val="0"/>
      <w:marRight w:val="0"/>
      <w:marTop w:val="0"/>
      <w:marBottom w:val="0"/>
      <w:divBdr>
        <w:top w:val="none" w:sz="0" w:space="0" w:color="auto"/>
        <w:left w:val="none" w:sz="0" w:space="0" w:color="auto"/>
        <w:bottom w:val="none" w:sz="0" w:space="0" w:color="auto"/>
        <w:right w:val="none" w:sz="0" w:space="0" w:color="auto"/>
      </w:divBdr>
    </w:div>
    <w:div w:id="21469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 TargetMode="External"/><Relationship Id="rId1" Type="http://schemas.openxmlformats.org/officeDocument/2006/relationships/hyperlink" Target="http://www4.sce.carleton.ca/courses/health-and-safety.pdf"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mazon.ca/uxcell-Aluminum-Clamping-Support-Diameter/dp/B07QTX8ZVS" TargetMode="External"/><Relationship Id="rId21" Type="http://schemas.openxmlformats.org/officeDocument/2006/relationships/image" Target="media/image6.png"/><Relationship Id="rId34" Type="http://schemas.openxmlformats.org/officeDocument/2006/relationships/hyperlink" Target="https://www.amazon.ca/Auniwaig-Diameter-Machine-Miniature-Cylindrical/dp/B096RW41LD/ref=sr_1_27?crid=1D96T21MXNSJL&amp;keywords=3mm+shaft&amp;qid=1668984767&amp;qu=eyJxc2MiOiIyLjQ0IiwicXNhIjoiMi4yMSIsInFzcCI6IjEuNTkifQ%3D%3D&amp;s=hi&amp;sprefix=3mm+shaft%2Ctools%2C82&amp;sr=1-27" TargetMode="External"/><Relationship Id="rId42" Type="http://schemas.openxmlformats.org/officeDocument/2006/relationships/hyperlink" Target="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 TargetMode="External"/><Relationship Id="rId47" Type="http://schemas.microsoft.com/office/2011/relationships/people" Target="people.xm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ti.com/tool/DRV10970EVM" TargetMode="Externa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hyperlink" Target="https://www.amazon.ca/gp/product/B08HQG457T/ref=ppx_yo_dt_b_asin_title_o00_s00?ie=UTF8&amp;psc=1" TargetMode="External"/><Relationship Id="rId37"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Relationship Id="rId40" Type="http://schemas.openxmlformats.org/officeDocument/2006/relationships/hyperlink" Target="https://www.homedepot.ca/product/alexandria-moulding-5-8-inch-x-24-inch-x-48-inch-melamine-white-handy-panel/1000118290"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www.amazon.ca/Brushless-Outrunner-Professional-Helicopter-Quadcopter/dp/B08K3GHJTN/ref=sr_1_44?crid=1B3UHP3E1GRWX&amp;keywords=brushless+dc+motor&amp;qid=1666398662&amp;qu=eyJxc2MiOiI1LjU5IiwicXNhIjoiNC4yNiIsInFzcCI6IjIuMzIifQ%3D%3D&amp;sprefix=brushless+dc+motor%2Caps%2C196&amp;sr=8-44" TargetMode="External"/><Relationship Id="rId36" Type="http://schemas.openxmlformats.org/officeDocument/2006/relationships/hyperlink" Target="https://www.amazon.ca/gp/product/B07K7MNBK6/ref=ppx_yo_dt_b_asin_title_o00_s00?ie=UTF8&amp;psc=1"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 TargetMode="External"/><Relationship Id="rId44"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hyperlink" Target="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 TargetMode="External"/><Relationship Id="rId30" Type="http://schemas.openxmlformats.org/officeDocument/2006/relationships/hyperlink" Target="https://www.digikey.ca/en/products/detail/memsic-inc/EV3479A/15295944" TargetMode="External"/><Relationship Id="rId35" Type="http://schemas.openxmlformats.org/officeDocument/2006/relationships/hyperlink" Target="https://www.amazon.ca/uxcell%C2%AE-Coupling-L20xD12-Coupler-Connector/dp/B07PBBMSN6/ref=sr_1_5?crid=KIANXZ9E23NE&amp;keywords=3mm+to+5mm+shaft+coupler&amp;qid=1668984623&amp;qu=eyJxc2MiOiIwLjAwIiwicXNhIjoiMC4wMCIsInFzcCI6IjAuMDAifQ%3D%3D&amp;s=hi&amp;sprefix=3mm+to+5mm+shaft+coupler%2Ctools%2C78&amp;sr=1-5" TargetMode="External"/><Relationship Id="rId43" Type="http://schemas.openxmlformats.org/officeDocument/2006/relationships/hyperlink" Target="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 TargetMode="Externa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amazon.ca/Torque-Stainless-Shafts-Replacement-Accessory/dp/B07HFCVK9P" TargetMode="External"/><Relationship Id="rId38"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www.digikey.com/en/products/detail/raspberry-pi/RASPBERRY-PI-4B-4GB/10258781"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4F484768-AD5D-4D2A-A490-D16F14B07FAC}"/>
      </w:docPartPr>
      <w:docPartBody>
        <w:p w:rsidR="004638A5" w:rsidRDefault="004638A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638A5"/>
    <w:rsid w:val="002233D6"/>
    <w:rsid w:val="00237779"/>
    <w:rsid w:val="003B7C77"/>
    <w:rsid w:val="004638A5"/>
    <w:rsid w:val="00C056EF"/>
    <w:rsid w:val="00E8702F"/>
    <w:rsid w:val="00F042C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Edw15</b:Tag>
    <b:SourceType>Report</b:SourceType>
    <b:Guid>{2BB25F0F-7BDA-4CC1-8BB6-B23D73EA0FD1}</b:Guid>
    <b:Title>Analysis of measured wind turbine seismic noise generated from the Summerside Wind Farm, Prince Edward Island</b:Title>
    <b:JournalName>Geological Survey of Canada</b:JournalName>
    <b:Year>2015</b:Year>
    <b:Publisher>Natural Resources Canada</b:Publisher>
    <b:City>Prince Edward Island</b:City>
    <b:Author>
      <b:Author>
        <b:NameList>
          <b:Person>
            <b:Last>Edwards</b:Last>
            <b:Middle>N</b:Middle>
            <b:First>W</b:First>
          </b:Person>
        </b:NameList>
      </b:Author>
    </b:Author>
    <b:RefOrder>6</b:RefOrder>
  </b:Source>
  <b:Source>
    <b:Tag>Łop18</b:Tag>
    <b:SourceType>JournalArticle</b:SourceType>
    <b:Guid>{F11A2568-BB49-40D6-A1D9-7D0C2B2D21CF}</b:Guid>
    <b:Title>Living in habitats affected by wind turbines may result in an increase in corticosterone levels in ground dwelling animals</b:Title>
    <b:JournalName>Ecological Indicators</b:JournalName>
    <b:Year>2018</b:Year>
    <b:Pages>165-171</b:Pages>
    <b:Volume>84</b:Volume>
    <b:Author>
      <b:Author>
        <b:NameList>
          <b:Person>
            <b:Last>Łopucki</b:Last>
            <b:First>Rafał</b:First>
          </b:Person>
          <b:Person>
            <b:Last>Klich</b:Last>
            <b:First>Daniel</b:First>
          </b:Person>
          <b:Person>
            <b:Last>Ścibior</b:Last>
            <b:First>Agnieszka</b:First>
          </b:Person>
          <b:Person>
            <b:Last>Gołębiowska</b:Last>
            <b:First>Dorota</b:First>
          </b:Person>
          <b:Person>
            <b:Last>Perzanowski</b:Last>
            <b:First>Kajetan</b:First>
          </b:Person>
        </b:NameList>
      </b:Author>
    </b:Author>
    <b:RefOrder>7</b:RefOrder>
  </b:Source>
  <b:Source>
    <b:Tag>Łop16</b:Tag>
    <b:SourceType>JournalArticle</b:SourceType>
    <b:Guid>{DF9171B9-FA78-4918-B1A2-8D4469928BF1}</b:Guid>
    <b:Title>An assessment of non-volant terrestrial vertebrates response to wind farms—a study of small mammals</b:Title>
    <b:JournalName>Environmental Monitoring and Assessment</b:JournalName>
    <b:Year>2016</b:Year>
    <b:Volume>188</b:Volume>
    <b:Issue>122</b:Issue>
    <b:Author>
      <b:Author>
        <b:NameList>
          <b:Person>
            <b:Last>Łopucki</b:Last>
            <b:First>Rafal</b:First>
          </b:Person>
          <b:Person>
            <b:Last>Mróz</b:Last>
            <b:First>Iwona</b:First>
          </b:Person>
        </b:NameList>
      </b:Author>
    </b:Author>
    <b:RefOrder>8</b:RefOrder>
  </b:Source>
  <b:Source>
    <b:Tag>HeP19</b:Tag>
    <b:SourceType>JournalArticle</b:SourceType>
    <b:Guid>{202E5324-DD5E-45AA-883B-880165776145}</b:Guid>
    <b:Title>Field monitoring of the ground vibrations adjacent to an</b:Title>
    <b:Year>2019</b:Year>
    <b:Author>
      <b:Author>
        <b:NameList>
          <b:Person>
            <b:Last>He</b:Last>
            <b:First>Pengpeng</b:First>
          </b:Person>
          <b:Person>
            <b:Last>González-Hurtado</b:Last>
            <b:First>Jesús</b:First>
          </b:Person>
          <b:Person>
            <b:Last>Newson</b:Last>
            <b:First>Tim</b:First>
          </b:Person>
          <b:Person>
            <b:Last>Hong</b:Last>
            <b:First>Hanping</b:First>
          </b:Person>
          <b:Person>
            <b:Last>Postmann</b:Last>
            <b:First>Melanie</b:First>
          </b:Person>
          <b:Person>
            <b:Last>Molnar</b:Last>
            <b:First>Sheri</b:First>
          </b:Person>
        </b:NameList>
      </b:Author>
    </b:Author>
    <b:JournalName>Canadian Geotechnical Journal</b:JournalName>
    <b:Pages>595-602</b:Pages>
    <b:Volume>58</b:Volume>
    <b:Issue>4</b:Issue>
    <b:RefOrder>22</b:RefOrder>
  </b:Source>
  <b:Source>
    <b:Tag>Low22</b:Tag>
    <b:SourceType>InternetSite</b:SourceType>
    <b:Guid>{BE78ECD2-DB89-4A21-9C4A-AC75FD7C775E}</b:Guid>
    <b:Title>Low frequency portable Shaker Table: 9200D</b:Title>
    <b:ProductionCompany>The Modal Shop</b:ProductionCompany>
    <b:YearAccessed>2022</b:YearAccessed>
    <b:MonthAccessed>09</b:MonthAccessed>
    <b:DayAccessed>21</b:DayAccessed>
    <b:URL>https://www.modalshop.com/industrial-vibration/products/portable-shaker-tables/9200D-low-frequency-calibrator</b:URL>
    <b:RefOrder>23</b:RefOrder>
  </b:Source>
  <b:Source>
    <b:Tag>Ser21</b:Tag>
    <b:SourceType>InternetSite</b:SourceType>
    <b:Guid>{B043B963-BE94-4AA0-8AB6-FCE0AA3A0069}</b:Guid>
    <b:Title>Snapping Turtle</b:Title>
    <b:ProductionCompany>The Canadian Encyclopedia</b:ProductionCompany>
    <b:Year>2021</b:Year>
    <b:Month>05</b:Month>
    <b:Day>6</b:Day>
    <b:YearAccessed>2022</b:YearAccessed>
    <b:MonthAccessed>10</b:MonthAccessed>
    <b:DayAccessed>15</b:DayAccessed>
    <b:URL>https://www.thecanadianencyclopedia.ca/en/article/snapping-turtle</b:URL>
    <b:Author>
      <b:Author>
        <b:NameList>
          <b:Person>
            <b:Last>Serralheiro-O'Neill</b:Last>
            <b:First>Benjamin</b:First>
          </b:Person>
        </b:NameList>
      </b:Author>
    </b:Author>
    <b:RefOrder>11</b:RefOrder>
  </b:Source>
  <b:Source>
    <b:Tag>Bot13</b:Tag>
    <b:SourceType>JournalArticle</b:SourceType>
    <b:Guid>{7B6B92A5-546E-44F5-90E6-ADC76E6A339A}</b:Guid>
    <b:Title>Ground Vibration, Infrasound and Low Frequency Noise Measurements from a Modern Wind Turbine</b:Title>
    <b:JournalName>Acta Acustica united with Acustica</b:JournalName>
    <b:Year>2013</b:Year>
    <b:Pages>537-544</b:Pages>
    <b:Volume>99</b:Volume>
    <b:Issue>4</b:Issue>
    <b:Author>
      <b:Author>
        <b:NameList>
          <b:Person>
            <b:Last>Botha</b:Last>
            <b:First>Paul</b:First>
          </b:Person>
        </b:NameList>
      </b:Author>
    </b:Author>
    <b:RefOrder>9</b:RefOrder>
  </b:Source>
  <b:Source>
    <b:Tag>Sch02</b:Tag>
    <b:SourceType>Report</b:SourceType>
    <b:Guid>{9B2B67F7-00C8-4393-ABDA-257B5B364936}</b:Guid>
    <b:Title>Seismic Measurements at the Stateline Wind project</b:Title>
    <b:Year>2002</b:Year>
    <b:Publisher>LIGO</b:Publisher>
    <b:Author>
      <b:Author>
        <b:NameList>
          <b:Person>
            <b:Last>Schofield</b:Last>
            <b:First>Robert</b:First>
          </b:Person>
        </b:NameList>
      </b:Author>
    </b:Author>
    <b:RefOrder>24</b:RefOrder>
  </b:Source>
  <b:Source>
    <b:Tag>War06</b:Tag>
    <b:SourceType>ConferenceProceedings</b:SourceType>
    <b:Guid>{252B4824-CCFD-4A16-AAC4-A9E5E496B199}</b:Guid>
    <b:Title>Cryogenic Nano-Actuator for JWST</b:Title>
    <b:Year>2006</b:Year>
    <b:Author>
      <b:Author>
        <b:NameList>
          <b:Person>
            <b:Last>Warden</b:Last>
            <b:First>Robert</b:First>
          </b:Person>
        </b:NameList>
      </b:Author>
    </b:Author>
    <b:City>Hampton, Virginia</b:City>
    <b:ConferenceName>Proceedings of the 38th Aerospace Mechanisms Symposium</b:ConferenceName>
    <b:RefOrder>19</b:RefOrder>
  </b:Source>
  <b:Source>
    <b:Tag>Leo21</b:Tag>
    <b:SourceType>InternetSite</b:SourceType>
    <b:Guid>{E23BEBF9-5126-4A95-A4BB-9B3393407F20}</b:Guid>
    <b:Author>
      <b:Author>
        <b:NameList>
          <b:Person>
            <b:Last>Ramos</b:Last>
            <b:First>Leodanis</b:First>
            <b:Middle>Pozo</b:Middle>
          </b:Person>
        </b:NameList>
      </b:Author>
    </b:Author>
    <b:Title>RealPython</b:Title>
    <b:Year>2021</b:Year>
    <b:URL>https://realpython.com/qt-designer-python/</b:URL>
    <b:RefOrder>17</b:RefOrder>
  </b:Source>
  <b:Source>
    <b:Tag>Arj22</b:Tag>
    <b:SourceType>InternetSite</b:SourceType>
    <b:Guid>{29065624-52E0-4F67-868F-B6248B029434}</b:Guid>
    <b:Title>C-Sharpcorner</b:Title>
    <b:Year>2022</b:Year>
    <b:Author>
      <b:Author>
        <b:NameList>
          <b:Person>
            <b:Last>Panwar</b:Last>
            <b:First>Arjun</b:First>
          </b:Person>
        </b:NameList>
      </b:Author>
    </b:Author>
    <b:Month>01</b:Month>
    <b:Day>17</b:Day>
    <b:YearAccessed>2022</b:YearAccessed>
    <b:MonthAccessed>10</b:MonthAccessed>
    <b:DayAccessed>21</b:DayAccessed>
    <b:URL>https://www.c-sharpcorner.com/UploadFile/65fc13/types-of-database-management-systems/</b:URL>
    <b:RefOrder>12</b:RefOrder>
  </b:Source>
  <b:Source>
    <b:Tag>Mon21</b:Tag>
    <b:SourceType>InternetSite</b:SourceType>
    <b:Guid>{E248CBFF-260F-40FA-A93E-ADA86F8D79C0}</b:Guid>
    <b:Author>
      <b:Author>
        <b:Corporate>MongoDB</b:Corporate>
      </b:Author>
    </b:Author>
    <b:Title>NoSQL vs SQL databases</b:Title>
    <b:Year>2021</b:Year>
    <b:Month>12</b:Month>
    <b:Day>28</b:Day>
    <b:YearAccessed>2022</b:YearAccessed>
    <b:MonthAccessed>10</b:MonthAccessed>
    <b:DayAccessed>21</b:DayAccessed>
    <b:URL>https://www.mongodb.com/nosql-explained/nosql-vs-sql</b:URL>
    <b:RefOrder>13</b:RefOrder>
  </b:Source>
  <b:Source>
    <b:Tag>Sta22</b:Tag>
    <b:SourceType>InternetSite</b:SourceType>
    <b:Guid>{50CF1464-F029-4AF1-B5F8-40FCA40060C2}</b:Guid>
    <b:Author>
      <b:Author>
        <b:Corporate>Statista Research Department</b:Corporate>
      </b:Author>
    </b:Author>
    <b:Title>Ranking of the most popular relational database management systems worldwide, as of January 2022</b:Title>
    <b:ProductionCompany>Statista</b:ProductionCompany>
    <b:Year>2022</b:Year>
    <b:Month>05</b:Month>
    <b:Day>23</b:Day>
    <b:YearAccessed>2022</b:YearAccessed>
    <b:MonthAccessed>10</b:MonthAccessed>
    <b:DayAccessed>21</b:DayAccessed>
    <b:URL>https://www.statista.com/statistics/1131568/worldwide-popularity-ranking-relational-database-management-systems/</b:URL>
    <b:RefOrder>14</b:RefOrder>
  </b:Source>
  <b:Source>
    <b:Tag>Edw22</b:Tag>
    <b:SourceType>InternetSite</b:SourceType>
    <b:Guid>{F382BA09-9E6F-48C3-9D4C-DA28084A6C0C}</b:Guid>
    <b:Author>
      <b:Author>
        <b:NameList>
          <b:Person>
            <b:Last>S</b:Last>
            <b:First>Edward</b:First>
          </b:Person>
        </b:NameList>
      </b:Author>
    </b:Author>
    <b:Title>SQLite vs MySQL – What’s the Difference</b:Title>
    <b:Year>2022</b:Year>
    <b:Month>08</b:Month>
    <b:Day>23</b:Day>
    <b:YearAccessed>2022</b:YearAccessed>
    <b:MonthAccessed>10</b:MonthAccessed>
    <b:DayAccessed>21</b:DayAccessed>
    <b:URL>https://www.hostinger.com/tutorials/sqlite-vs-mysql-whats-the-difference/</b:URL>
    <b:RefOrder>15</b:RefOrder>
  </b:Source>
  <b:Source>
    <b:Tag>Act22</b:Tag>
    <b:SourceType>InternetSite</b:SourceType>
    <b:Guid>{5C865959-AA75-4662-8CF7-4EF9DC9228E9}</b:Guid>
    <b:Title>ActiveState</b:Title>
    <b:Year>2022</b:Year>
    <b:Author>
      <b:Author>
        <b:Corporate>ActiveState</b:Corporate>
      </b:Author>
    </b:Author>
    <b:Month>August</b:Month>
    <b:Day>9</b:Day>
    <b:URL>https://www.activestate.com/blog/top-10-python-gui-frameworks-compared/#:~:text=1%E2%80%93PyQt5,about%20any%20kind%20of%20application.</b:URL>
    <b:RefOrder>16</b:RefOrder>
  </b:Source>
  <b:Source>
    <b:Tag>Pol22</b:Tag>
    <b:SourceType>InternetSite</b:SourceType>
    <b:Guid>{7904DDFE-9D15-4D4C-8E1E-36C49FB30D82}</b:Guid>
    <b:Title>JWST Mirror Actuator</b:Title>
    <b:ProductionCompany>Thingiverse</b:ProductionCompany>
    <b:Year>2022</b:Year>
    <b:Month>02</b:Month>
    <b:Day>7</b:Day>
    <b:YearAccessed>2022</b:YearAccessed>
    <b:MonthAccessed>10</b:MonthAccessed>
    <b:DayAccessed>1</b:DayAccessed>
    <b:URL>https://www.thingiverse.com/thing:5232214</b:URL>
    <b:Author>
      <b:Author>
        <b:NameList>
          <b:Person>
            <b:Last>Polyfractal</b:Last>
          </b:Person>
        </b:NameList>
      </b:Author>
    </b:Author>
    <b:RefOrder>18</b:RefOrder>
  </b:Source>
  <b:Source>
    <b:Tag>DCm22</b:Tag>
    <b:SourceType>InternetSite</b:SourceType>
    <b:Guid>{206BA1A2-7E99-4F5E-8F5C-95E60A2BC301}</b:Guid>
    <b:Title>DC motors and mechanisms</b:Title>
    <b:ProductionCompany>Precision Microdrivers</b:ProductionCompany>
    <b:Year>2022</b:Year>
    <b:YearAccessed>2022</b:YearAccessed>
    <b:MonthAccessed>October</b:MonthAccessed>
    <b:DayAccessed>1</b:DayAccessed>
    <b:URL>https://www.precisionmicrodrives.com/</b:URL>
    <b:RefOrder>25</b:RefOrder>
  </b:Source>
  <b:Source>
    <b:Tag>Fus22</b:Tag>
    <b:SourceType>InternetSite</b:SourceType>
    <b:Guid>{FA1D1BA8-2B8B-4546-8C0A-6ACEF28654E2}</b:Guid>
    <b:Title>Fusion 360</b:Title>
    <b:ProductionCompany>Autodesk</b:ProductionCompany>
    <b:YearAccessed>2022</b:YearAccessed>
    <b:MonthAccessed>11</b:MonthAccessed>
    <b:DayAccessed>20</b:DayAccessed>
    <b:URL>https://www.autodesk.ca/en/products/fusion-360/overview?term=1-YEAR&amp;tab=subscription</b:URL>
    <b:RefOrder>20</b:RefOrder>
  </b:Source>
  <b:Source>
    <b:Tag>Can22</b:Tag>
    <b:SourceType>InternetSite</b:SourceType>
    <b:Guid>{78FABD60-DC2A-4453-A185-030A51CDF440}</b:Guid>
    <b:Title>Canada's large urban centres continue to grow and spread</b:Title>
    <b:Year>2022</b:Year>
    <b:ProductionCompany>Statistics Canada</b:ProductionCompany>
    <b:Month>2</b:Month>
    <b:Day>9</b:Day>
    <b:YearAccessed>2022</b:YearAccessed>
    <b:MonthAccessed>12</b:MonthAccessed>
    <b:DayAccessed>6</b:DayAccessed>
    <b:URL>https://www150.statcan.gc.ca/n1/daily-quotidien/220209/dq220209b-eng.htm</b:URL>
    <b:RefOrder>1</b:RefOrder>
  </b:Source>
  <b:Source>
    <b:Tag>Ben17</b:Tag>
    <b:SourceType>JournalArticle</b:SourceType>
    <b:Guid>{BB7874C6-0559-4699-A8E3-4C95CA1C369B}</b:Guid>
    <b:Title>Effects of Road Density and Pattern on the Conservation of Species and Biodiversity</b:Title>
    <b:Year>2017</b:Year>
    <b:Pages>1-11</b:Pages>
    <b:JournalName>Current Landscape Ecology Reports</b:JournalName>
    <b:Volume>2</b:Volume>
    <b:Author>
      <b:Author>
        <b:NameList>
          <b:Person>
            <b:Last>Bennett</b:Last>
            <b:Middle>J</b:Middle>
            <b:First>Victoria</b:First>
          </b:Person>
        </b:NameList>
      </b:Author>
    </b:Author>
    <b:RefOrder>3</b:RefOrder>
  </b:Source>
  <b:Source>
    <b:Tag>Bha22</b:Tag>
    <b:SourceType>JournalArticle</b:SourceType>
    <b:Guid>{4777EFBB-CC6F-4194-863A-DA8F5062EDAC}</b:Guid>
    <b:Title>Evaluating the impact of roads on the diversity pattern and density of trees to improve the conservation of species</b:Title>
    <b:JournalName>Environmental Science and Pollution Research</b:JournalName>
    <b:Year>2022</b:Year>
    <b:Pages>14780-14790</b:Pages>
    <b:Volume>29</b:Volume>
    <b:Author>
      <b:Author>
        <b:NameList>
          <b:Person>
            <b:Last>Bhatti</b:Last>
            <b:Middle>Aslam</b:Middle>
            <b:First>Uzair</b:First>
          </b:Person>
          <b:Person>
            <b:Last>Yu</b:Last>
            <b:First>Zhaoyuan</b:First>
          </b:Person>
          <b:Person>
            <b:Last>Hasnain</b:Last>
            <b:First>Ahmad</b:First>
          </b:Person>
          <b:Person>
            <b:Last>Nawaz</b:Last>
            <b:Middle>Ali</b:Middle>
            <b:First>Saqib</b:First>
          </b:Person>
          <b:Person>
            <b:Last>Yuan</b:Last>
            <b:First>Linwang</b:First>
          </b:Person>
          <b:Person>
            <b:Last>Wen</b:Last>
            <b:First>Luo</b:First>
          </b:Person>
          <b:Person>
            <b:Last>Bhatti</b:Last>
            <b:Middle>Aslam</b:Middle>
            <b:First>Mughair</b:First>
          </b:Person>
        </b:NameList>
      </b:Author>
    </b:Author>
    <b:RefOrder>26</b:RefOrder>
  </b:Source>
  <b:Source>
    <b:Tag>Bar04</b:Tag>
    <b:SourceType>ConferenceProceedings</b:SourceType>
    <b:Guid>{7D0BAF51-E10D-4312-BD46-4C628B675C73}</b:Guid>
    <b:Title>Two Case Histories of Blast- &amp; Traffic-Induced Vibrations on the Stability of Burrows of Endangered Sensitive Ground Dwelling Animals</b:Title>
    <b:Year>2004</b:Year>
    <b:City>New York</b:City>
    <b:Author>
      <b:Author>
        <b:NameList>
          <b:Person>
            <b:Last>Barneich</b:Last>
            <b:Middle>A</b:Middle>
            <b:First>John</b:First>
          </b:Person>
          <b:Person>
            <b:Last>Arabshshi</b:Last>
            <b:First>Jay</b:First>
          </b:Person>
          <b:Person>
            <b:Last>Duke</b:Last>
            <b:Middle>K</b:Middle>
            <b:First>Steven</b:First>
          </b:Person>
        </b:NameList>
      </b:Author>
    </b:Author>
    <b:ConferenceName>Fifth International Conference on Case Histories in Geotechnical Engineering</b:ConferenceName>
    <b:RefOrder>2</b:RefOrder>
  </b:Source>
  <b:Source>
    <b:Tag>Srb11</b:Tag>
    <b:SourceType>BookSection</b:SourceType>
    <b:Guid>{27179F42-747E-4BAA-A857-9B1DFF533575}</b:Guid>
    <b:Title>12 Ground Vibration Cause by Industry</b:Title>
    <b:Year>2011</b:Year>
    <b:Pages>233-257</b:Pages>
    <b:BookTitle>Practical Soil Dynamics: Case Studies in Earthquake and Geotechnical Engineering</b:BookTitle>
    <b:City>United Kingdom</b:City>
    <b:Publisher>Springer Science+Business Media</b:Publisher>
    <b:Author>
      <b:Author>
        <b:NameList>
          <b:Person>
            <b:Last>Srbulov</b:Last>
            <b:First>Milutin</b:First>
          </b:Person>
        </b:NameList>
      </b:Author>
    </b:Author>
    <b:RefOrder>5</b:RefOrder>
  </b:Source>
  <b:Source>
    <b:Tag>Srb111</b:Tag>
    <b:SourceType>BookSection</b:SourceType>
    <b:Guid>{5B9747BE-47C7-41AE-AB34-927ABBBFE1F6}</b:Guid>
    <b:Title>2.3 Industry</b:Title>
    <b:Year>2011</b:Year>
    <b:City>United Kingdom</b:City>
    <b:BookTitle>Practical Soil Dynamics: Case Studies in Earthquake and Geotechnical Engineering</b:BookTitle>
    <b:Pages>35-36</b:Pages>
    <b:Publisher>Springer Science+Business Media</b:Publisher>
    <b:Author>
      <b:Author>
        <b:NameList>
          <b:Person>
            <b:Last>Srbulov</b:Last>
            <b:First>Milutin</b:First>
          </b:Person>
        </b:NameList>
      </b:Author>
    </b:Author>
    <b:RefOrder>4</b:RefOrder>
  </b:Source>
  <b:Source>
    <b:Tag>Shu19</b:Tag>
    <b:SourceType>JournalArticle</b:SourceType>
    <b:Guid>{24B0DEA6-57C6-4E56-8ED0-9616294BE874}</b:Guid>
    <b:Title>Soil vibrations as a reliable recorded characteristic of</b:Title>
    <b:Year>2019</b:Year>
    <b:JournalName>IOP Conf. Series: Earth and Environmental Science</b:JournalName>
    <b:Volume>321</b:Volume>
    <b:Issue>012024</b:Issue>
    <b:Author>
      <b:Author>
        <b:NameList>
          <b:Person>
            <b:Last>Shumakova</b:Last>
            <b:Middle>A</b:Middle>
            <b:First>E</b:First>
          </b:Person>
          <b:Person>
            <b:Last>Trubetskova</b:Last>
            <b:Middle>D</b:Middle>
            <b:First>M</b:First>
          </b:Person>
        </b:NameList>
      </b:Author>
    </b:Author>
    <b:ConferenceName>IOP Conf. Series: Earth and Environmental Science</b:ConferenceName>
    <b:RefOrder>10</b:RefOrder>
  </b:Source>
  <b:Source>
    <b:Tag>Ada22</b:Tag>
    <b:SourceType>InternetSite</b:SourceType>
    <b:Guid>{06E35B45-2A38-40D6-BA6F-F62266F2FCBD}</b:Guid>
    <b:Author>
      <b:Author>
        <b:NameList>
          <b:Person>
            <b:Last>Bottijen</b:Last>
            <b:First>Adam</b:First>
          </b:Person>
        </b:NameList>
      </b:Author>
    </b:Author>
    <b:Title>Google no longer allows username and passwords on third-party email applications</b:Title>
    <b:ProductionCompany>Neowin</b:ProductionCompany>
    <b:Year>2022</b:Year>
    <b:Month>06</b:Month>
    <b:Day>19</b:Day>
    <b:YearAccessed>2022</b:YearAccessed>
    <b:MonthAccessed>12</b:MonthAccessed>
    <b:DayAccessed>08</b:DayAccessed>
    <b:URL>https://www.neowin.net/news/google-no-longer-allows-username-and-passwords-on-third-party-email-applications/</b:URL>
    <b:RefOrder>21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9700262-f23e-42d5-a390-ee7b7baf4dd3">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4D4DC409E694B459B5B3E07B9EE0912" ma:contentTypeVersion="12" ma:contentTypeDescription="Create a new document." ma:contentTypeScope="" ma:versionID="2d328267ecfbaaf6d9be80c50c3dd222">
  <xsd:schema xmlns:xsd="http://www.w3.org/2001/XMLSchema" xmlns:xs="http://www.w3.org/2001/XMLSchema" xmlns:p="http://schemas.microsoft.com/office/2006/metadata/properties" xmlns:ns2="19700262-f23e-42d5-a390-ee7b7baf4dd3" xmlns:ns3="b264050d-de5b-4c91-a7b8-a2d874373213" targetNamespace="http://schemas.microsoft.com/office/2006/metadata/properties" ma:root="true" ma:fieldsID="c9e685218f409fc4360bc4aa9f60bded" ns2:_="" ns3:_="">
    <xsd:import namespace="19700262-f23e-42d5-a390-ee7b7baf4dd3"/>
    <xsd:import namespace="b264050d-de5b-4c91-a7b8-a2d87437321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00262-f23e-42d5-a390-ee7b7baf4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643bf9-c92d-4565-8aae-71318312e3e4"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64050d-de5b-4c91-a7b8-a2d87437321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9AFEC5-442C-450A-A04F-F714100FBBBB}">
  <ds:schemaRefs>
    <ds:schemaRef ds:uri="http://schemas.openxmlformats.org/officeDocument/2006/bibliography"/>
  </ds:schemaRefs>
</ds:datastoreItem>
</file>

<file path=customXml/itemProps2.xml><?xml version="1.0" encoding="utf-8"?>
<ds:datastoreItem xmlns:ds="http://schemas.openxmlformats.org/officeDocument/2006/customXml" ds:itemID="{489A8099-A355-4BB2-B50B-CC7BD096A916}">
  <ds:schemaRefs>
    <ds:schemaRef ds:uri="http://schemas.microsoft.com/sharepoint/v3/contenttype/forms"/>
  </ds:schemaRefs>
</ds:datastoreItem>
</file>

<file path=customXml/itemProps3.xml><?xml version="1.0" encoding="utf-8"?>
<ds:datastoreItem xmlns:ds="http://schemas.openxmlformats.org/officeDocument/2006/customXml" ds:itemID="{A6B01609-0F5D-4318-AB54-F171EF46CEC9}">
  <ds:schemaRefs>
    <ds:schemaRef ds:uri="http://schemas.microsoft.com/office/2006/metadata/properties"/>
    <ds:schemaRef ds:uri="http://schemas.microsoft.com/office/infopath/2007/PartnerControls"/>
    <ds:schemaRef ds:uri="19700262-f23e-42d5-a390-ee7b7baf4dd3"/>
  </ds:schemaRefs>
</ds:datastoreItem>
</file>

<file path=customXml/itemProps4.xml><?xml version="1.0" encoding="utf-8"?>
<ds:datastoreItem xmlns:ds="http://schemas.openxmlformats.org/officeDocument/2006/customXml" ds:itemID="{EBF287BA-0D4A-4390-8A64-DA7324756295}"/>
</file>

<file path=docProps/app.xml><?xml version="1.0" encoding="utf-8"?>
<Properties xmlns="http://schemas.openxmlformats.org/officeDocument/2006/extended-properties" xmlns:vt="http://schemas.openxmlformats.org/officeDocument/2006/docPropsVTypes">
  <Template>Normal.dotm</Template>
  <TotalTime>101</TotalTime>
  <Pages>33</Pages>
  <Words>7772</Words>
  <Characters>44302</Characters>
  <Application>Microsoft Office Word</Application>
  <DocSecurity>0</DocSecurity>
  <Lines>369</Lines>
  <Paragraphs>103</Paragraphs>
  <ScaleCrop>false</ScaleCrop>
  <Company/>
  <LinksUpToDate>false</LinksUpToDate>
  <CharactersWithSpaces>51971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Ranishka Fernando</dc:creator>
  <cp:keywords/>
  <dc:description/>
  <cp:lastModifiedBy>Meia Copeland</cp:lastModifiedBy>
  <cp:revision>60</cp:revision>
  <dcterms:created xsi:type="dcterms:W3CDTF">2022-12-08T13:18:00Z</dcterms:created>
  <dcterms:modified xsi:type="dcterms:W3CDTF">2022-12-09T21:24:00Z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0x01010014D4DC409E694B459B5B3E07B9EE0912</vt:lpwstr>
  </property>
  <property fmtid="{D5CDD505-2E9C-101B-9397-08002B2CF9AE}" pid="3" name="MediaServiceImageTags">
    <vt:lpwstr/>
  </property>
</Properties>
</file>